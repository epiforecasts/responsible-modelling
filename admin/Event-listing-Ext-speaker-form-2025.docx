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ACABA" w14:textId="416359F4" w:rsidR="003A71DF" w:rsidRDefault="003A71DF" w:rsidP="45F2D347">
      <w:pPr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  <w:t>All fields</w:t>
      </w:r>
      <w:r w:rsidR="3011D807" w:rsidRPr="00662A61">
        <w:rPr>
          <w:rFonts w:eastAsia="Calibri" w:cstheme="minorHAnsi"/>
          <w:sz w:val="20"/>
          <w:szCs w:val="20"/>
        </w:rPr>
        <w:t xml:space="preserve"> MUST </w:t>
      </w:r>
      <w:r>
        <w:rPr>
          <w:rFonts w:eastAsia="Calibri" w:cstheme="minorHAnsi"/>
          <w:sz w:val="20"/>
          <w:szCs w:val="20"/>
        </w:rPr>
        <w:t>be completed</w:t>
      </w:r>
      <w:r w:rsidR="00AC0732">
        <w:rPr>
          <w:rFonts w:eastAsia="Calibri" w:cstheme="minorHAnsi"/>
          <w:sz w:val="20"/>
          <w:szCs w:val="20"/>
        </w:rPr>
        <w:t xml:space="preserve"> unless marked as optional</w:t>
      </w:r>
    </w:p>
    <w:p w14:paraId="032CE473" w14:textId="77777777" w:rsidR="00FA08EA" w:rsidRDefault="00FA08EA" w:rsidP="45F2D347">
      <w:pPr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  <w:t>Before completing this form:</w:t>
      </w:r>
    </w:p>
    <w:p w14:paraId="7FCA8653" w14:textId="245A32EB" w:rsidR="00FA08EA" w:rsidRDefault="007532C6" w:rsidP="222E3B24">
      <w:pPr>
        <w:pStyle w:val="ListParagraph"/>
        <w:numPr>
          <w:ilvl w:val="0"/>
          <w:numId w:val="7"/>
        </w:numPr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>See the</w:t>
      </w:r>
      <w:r w:rsidR="7C4BA7FE" w:rsidRPr="222E3B24">
        <w:rPr>
          <w:rFonts w:eastAsia="Calibri"/>
          <w:sz w:val="20"/>
          <w:szCs w:val="20"/>
        </w:rPr>
        <w:t xml:space="preserve"> </w:t>
      </w:r>
      <w:hyperlink r:id="rId12">
        <w:r>
          <w:rPr>
            <w:rStyle w:val="Hyperlink"/>
            <w:rFonts w:eastAsia="Calibri"/>
            <w:sz w:val="20"/>
            <w:szCs w:val="20"/>
          </w:rPr>
          <w:t>events toolkit,</w:t>
        </w:r>
      </w:hyperlink>
      <w:r w:rsidR="7C4BA7FE" w:rsidRPr="222E3B24">
        <w:rPr>
          <w:rFonts w:eastAsia="Calibri"/>
          <w:sz w:val="20"/>
          <w:szCs w:val="20"/>
        </w:rPr>
        <w:t xml:space="preserve"> particularly the </w:t>
      </w:r>
      <w:r w:rsidR="7C4BA7FE" w:rsidRPr="00252426">
        <w:rPr>
          <w:rFonts w:eastAsia="Calibri"/>
          <w:sz w:val="20"/>
          <w:szCs w:val="20"/>
        </w:rPr>
        <w:t>event guide</w:t>
      </w:r>
      <w:r w:rsidR="7C4BA7FE" w:rsidRPr="222E3B24">
        <w:rPr>
          <w:rFonts w:eastAsia="Calibri"/>
          <w:sz w:val="20"/>
          <w:szCs w:val="20"/>
        </w:rPr>
        <w:t xml:space="preserve"> </w:t>
      </w:r>
    </w:p>
    <w:p w14:paraId="71EA674C" w14:textId="651408F2" w:rsidR="00FA08EA" w:rsidRPr="008D6B9E" w:rsidRDefault="7C4BA7FE" w:rsidP="222E3B24">
      <w:pPr>
        <w:pStyle w:val="ListParagraph"/>
        <w:numPr>
          <w:ilvl w:val="0"/>
          <w:numId w:val="7"/>
        </w:numPr>
        <w:rPr>
          <w:rFonts w:eastAsia="Calibri"/>
          <w:sz w:val="20"/>
          <w:szCs w:val="20"/>
        </w:rPr>
      </w:pPr>
      <w:r w:rsidRPr="222E3B24">
        <w:rPr>
          <w:rFonts w:eastAsia="Calibri"/>
          <w:sz w:val="20"/>
          <w:szCs w:val="20"/>
        </w:rPr>
        <w:t>Book your event room</w:t>
      </w:r>
      <w:r w:rsidR="7E679BE2" w:rsidRPr="222E3B24">
        <w:rPr>
          <w:rFonts w:eastAsia="Calibri"/>
          <w:sz w:val="20"/>
          <w:szCs w:val="20"/>
        </w:rPr>
        <w:t xml:space="preserve"> </w:t>
      </w:r>
      <w:r w:rsidRPr="222E3B24">
        <w:rPr>
          <w:rFonts w:eastAsia="Calibri"/>
          <w:sz w:val="20"/>
          <w:szCs w:val="20"/>
        </w:rPr>
        <w:t xml:space="preserve">via the </w:t>
      </w:r>
      <w:hyperlink r:id="rId13">
        <w:r w:rsidRPr="222E3B24">
          <w:rPr>
            <w:rStyle w:val="Hyperlink"/>
            <w:rFonts w:eastAsia="Calibri"/>
            <w:sz w:val="20"/>
            <w:szCs w:val="20"/>
          </w:rPr>
          <w:t>Service</w:t>
        </w:r>
        <w:r w:rsidR="4C62E3F6" w:rsidRPr="222E3B24">
          <w:rPr>
            <w:rStyle w:val="Hyperlink"/>
            <w:rFonts w:eastAsia="Calibri"/>
            <w:sz w:val="20"/>
            <w:szCs w:val="20"/>
          </w:rPr>
          <w:t>D</w:t>
        </w:r>
        <w:r w:rsidRPr="222E3B24">
          <w:rPr>
            <w:rStyle w:val="Hyperlink"/>
            <w:rFonts w:eastAsia="Calibri"/>
            <w:sz w:val="20"/>
            <w:szCs w:val="20"/>
          </w:rPr>
          <w:t>esk form</w:t>
        </w:r>
      </w:hyperlink>
      <w:r w:rsidRPr="222E3B24">
        <w:rPr>
          <w:rFonts w:eastAsia="Calibri"/>
          <w:sz w:val="20"/>
          <w:szCs w:val="20"/>
        </w:rPr>
        <w:t xml:space="preserve"> </w:t>
      </w:r>
    </w:p>
    <w:tbl>
      <w:tblPr>
        <w:tblStyle w:val="TableGrid"/>
        <w:tblW w:w="11194" w:type="dxa"/>
        <w:tblLayout w:type="fixed"/>
        <w:tblLook w:val="04A0" w:firstRow="1" w:lastRow="0" w:firstColumn="1" w:lastColumn="0" w:noHBand="0" w:noVBand="1"/>
      </w:tblPr>
      <w:tblGrid>
        <w:gridCol w:w="5382"/>
        <w:gridCol w:w="5812"/>
      </w:tblGrid>
      <w:tr w:rsidR="00E96D08" w:rsidRPr="0000548C" w14:paraId="350DA722" w14:textId="77777777" w:rsidTr="00252426">
        <w:tc>
          <w:tcPr>
            <w:tcW w:w="5382" w:type="dxa"/>
          </w:tcPr>
          <w:p w14:paraId="7B165ADA" w14:textId="0CE34D77" w:rsidR="00E96D08" w:rsidRPr="00CE03C2" w:rsidRDefault="00E96D08" w:rsidP="00F1170F">
            <w:pPr>
              <w:rPr>
                <w:rFonts w:ascii="Calibri" w:eastAsia="Calibri" w:hAnsi="Calibri" w:cs="Calibri"/>
                <w:b/>
                <w:bCs/>
                <w:lang w:val="en-GB"/>
              </w:rPr>
            </w:pPr>
            <w:r w:rsidRPr="0000548C">
              <w:rPr>
                <w:rFonts w:ascii="Calibri" w:eastAsia="Calibri" w:hAnsi="Calibri" w:cs="Calibri"/>
                <w:b/>
                <w:bCs/>
                <w:lang w:val="en-GB"/>
              </w:rPr>
              <w:t>Audience</w:t>
            </w:r>
          </w:p>
        </w:tc>
        <w:tc>
          <w:tcPr>
            <w:tcW w:w="5812" w:type="dxa"/>
          </w:tcPr>
          <w:p w14:paraId="135EC08D" w14:textId="34FFD4C8" w:rsidR="00AC0732" w:rsidRPr="0000548C" w:rsidRDefault="00000000" w:rsidP="00F1170F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1429546978"/>
                <w:placeholder>
                  <w:docPart w:val="10EB2CC6321D4A75BEC80E3B19C6DF84"/>
                </w:placeholder>
                <w:showingPlcHdr/>
                <w:comboBox>
                  <w:listItem w:value="Choose an item."/>
                  <w:listItem w:displayText="Open to all (event listing on LSHTM website)" w:value="Open to all (event listing on LSHTM website)"/>
                  <w:listItem w:displayText="Internal staff and/or student only (event listing on intranet) " w:value="Internal staff and/or student only (event listing on intranet) "/>
                  <w:listItem w:displayText="Invite only" w:value="Invite only"/>
                </w:comboBox>
              </w:sdtPr>
              <w:sdtContent>
                <w:r w:rsidR="00B17A7A" w:rsidRPr="000C43C3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45F2D347" w:rsidRPr="0000548C" w14:paraId="3F1DA1F4" w14:textId="77777777" w:rsidTr="00252426">
        <w:tblPrEx>
          <w:jc w:val="center"/>
          <w:tblLook w:val="06A0" w:firstRow="1" w:lastRow="0" w:firstColumn="1" w:lastColumn="0" w:noHBand="1" w:noVBand="1"/>
        </w:tblPrEx>
        <w:trPr>
          <w:jc w:val="center"/>
        </w:trPr>
        <w:tc>
          <w:tcPr>
            <w:tcW w:w="5382" w:type="dxa"/>
          </w:tcPr>
          <w:p w14:paraId="12FB6B41" w14:textId="2CB7FB38" w:rsidR="45F2D347" w:rsidRPr="0000548C" w:rsidRDefault="45F2D347">
            <w:r w:rsidRPr="0000548C">
              <w:rPr>
                <w:rFonts w:ascii="Calibri" w:eastAsia="Calibri" w:hAnsi="Calibri" w:cs="Calibri"/>
                <w:b/>
                <w:bCs/>
              </w:rPr>
              <w:t>Event title</w:t>
            </w:r>
            <w:r w:rsidRPr="00E64477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="00E64477" w:rsidRPr="00A10E84">
              <w:rPr>
                <w:rFonts w:ascii="Calibri" w:eastAsia="Calibri" w:hAnsi="Calibri" w:cs="Calibri"/>
                <w:b/>
                <w:bCs/>
              </w:rPr>
              <w:t>(70 characters)</w:t>
            </w:r>
          </w:p>
        </w:tc>
        <w:sdt>
          <w:sdtPr>
            <w:rPr>
              <w:rFonts w:ascii="Calibri" w:eastAsia="Calibri" w:hAnsi="Calibri" w:cs="Calibri"/>
            </w:rPr>
            <w:id w:val="759557391"/>
            <w:placeholder>
              <w:docPart w:val="DB21B5F3FE404C45BF84355CA33EBEF0"/>
            </w:placeholder>
            <w:showingPlcHdr/>
          </w:sdtPr>
          <w:sdtContent>
            <w:tc>
              <w:tcPr>
                <w:tcW w:w="5812" w:type="dxa"/>
              </w:tcPr>
              <w:p w14:paraId="64144A65" w14:textId="741F5752" w:rsidR="45F2D347" w:rsidRPr="0000548C" w:rsidRDefault="00B17A7A" w:rsidP="61A0C966">
                <w:pPr>
                  <w:rPr>
                    <w:rFonts w:ascii="Calibri" w:eastAsia="Calibri" w:hAnsi="Calibri" w:cs="Calibri"/>
                  </w:rPr>
                </w:pPr>
                <w:r w:rsidRPr="0000548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A74DF" w:rsidRPr="0000548C" w14:paraId="38A2E646" w14:textId="77777777" w:rsidTr="00252426">
        <w:tblPrEx>
          <w:jc w:val="center"/>
          <w:tblLook w:val="06A0" w:firstRow="1" w:lastRow="0" w:firstColumn="1" w:lastColumn="0" w:noHBand="1" w:noVBand="1"/>
        </w:tblPrEx>
        <w:trPr>
          <w:jc w:val="center"/>
        </w:trPr>
        <w:tc>
          <w:tcPr>
            <w:tcW w:w="5382" w:type="dxa"/>
          </w:tcPr>
          <w:p w14:paraId="4DF85433" w14:textId="2039A9E9" w:rsidR="00E06D1D" w:rsidRPr="0000548C" w:rsidRDefault="00FA08EA" w:rsidP="00DF4415">
            <w:pPr>
              <w:rPr>
                <w:rFonts w:ascii="Calibri" w:eastAsia="Calibri" w:hAnsi="Calibri" w:cs="Calibri"/>
                <w:i/>
                <w:iCs/>
                <w:lang w:val="en-GB"/>
              </w:rPr>
            </w:pPr>
            <w:r>
              <w:rPr>
                <w:rFonts w:ascii="Calibri" w:eastAsia="Calibri" w:hAnsi="Calibri" w:cs="Calibri"/>
                <w:b/>
                <w:bCs/>
                <w:lang w:val="en-GB"/>
              </w:rPr>
              <w:t>E</w:t>
            </w:r>
            <w:r w:rsidR="006A74DF" w:rsidRPr="0000548C">
              <w:rPr>
                <w:rFonts w:ascii="Calibri" w:eastAsia="Calibri" w:hAnsi="Calibri" w:cs="Calibri"/>
                <w:b/>
                <w:bCs/>
                <w:lang w:val="en-GB"/>
              </w:rPr>
              <w:t>vent format</w:t>
            </w:r>
            <w:r w:rsidR="00DF4415">
              <w:rPr>
                <w:rFonts w:ascii="Calibri" w:eastAsia="Calibri" w:hAnsi="Calibri" w:cs="Calibri"/>
                <w:b/>
                <w:bCs/>
                <w:lang w:val="en-GB"/>
              </w:rPr>
              <w:t>/type</w:t>
            </w:r>
            <w:r>
              <w:rPr>
                <w:rFonts w:ascii="Calibri" w:eastAsia="Calibri" w:hAnsi="Calibri" w:cs="Calibri"/>
                <w:b/>
                <w:bCs/>
                <w:lang w:val="en-GB"/>
              </w:rPr>
              <w:t xml:space="preserve"> </w:t>
            </w:r>
          </w:p>
        </w:tc>
        <w:sdt>
          <w:sdtPr>
            <w:rPr>
              <w:rFonts w:ascii="Calibri" w:eastAsia="Calibri" w:hAnsi="Calibri" w:cs="Calibri"/>
            </w:rPr>
            <w:id w:val="-1578439283"/>
            <w:placeholder>
              <w:docPart w:val="DefaultPlaceholder_-1854013440"/>
            </w:placeholder>
          </w:sdtPr>
          <w:sdtContent>
            <w:tc>
              <w:tcPr>
                <w:tcW w:w="5812" w:type="dxa"/>
              </w:tcPr>
              <w:sdt>
                <w:sdtPr>
                  <w:rPr>
                    <w:rFonts w:ascii="Calibri" w:eastAsia="Calibri" w:hAnsi="Calibri" w:cs="Calibri"/>
                  </w:rPr>
                  <w:id w:val="-231467226"/>
                  <w:placeholder>
                    <w:docPart w:val="8BCCDCAE187648AC995E189FA2055509"/>
                  </w:placeholder>
                  <w:showingPlcHdr/>
                  <w:dropDownList>
                    <w:listItem w:value="Choose an item."/>
                    <w:listItem w:displayText="Book launch" w:value="Book launch"/>
                    <w:listItem w:displayText="Conference/Symposium" w:value="Conference/Symposium"/>
                    <w:listItem w:displayText="Film screening" w:value="Film screening"/>
                    <w:listItem w:displayText="Lecture" w:value="Lecture"/>
                    <w:listItem w:displayText="Meeting" w:value="Meeting"/>
                    <w:listItem w:displayText="Networking" w:value="Networking"/>
                    <w:listItem w:displayText="Open Day" w:value="Open Day"/>
                    <w:listItem w:displayText="Panel discussion" w:value="Panel discussion"/>
                    <w:listItem w:displayText="Retreat" w:value="Retreat"/>
                    <w:listItem w:displayText="Seminar" w:value="Seminar"/>
                    <w:listItem w:displayText="Workshop" w:value="Workshop"/>
                  </w:dropDownList>
                </w:sdtPr>
                <w:sdtContent>
                  <w:p w14:paraId="4AC31253" w14:textId="65F9A0E9" w:rsidR="006A74DF" w:rsidRPr="0000548C" w:rsidRDefault="00C674D7" w:rsidP="00431602">
                    <w:pPr>
                      <w:rPr>
                        <w:rFonts w:ascii="Calibri" w:eastAsia="Calibri" w:hAnsi="Calibri" w:cs="Calibri"/>
                      </w:rPr>
                    </w:pPr>
                    <w:r w:rsidRPr="00B06B65">
                      <w:rPr>
                        <w:rStyle w:val="PlaceholderText"/>
                      </w:rPr>
                      <w:t>Choose an item.</w:t>
                    </w:r>
                  </w:p>
                </w:sdtContent>
              </w:sdt>
            </w:tc>
          </w:sdtContent>
        </w:sdt>
      </w:tr>
      <w:tr w:rsidR="45F2D347" w:rsidRPr="0000548C" w14:paraId="52112FA9" w14:textId="77777777" w:rsidTr="00252426">
        <w:tblPrEx>
          <w:jc w:val="center"/>
          <w:tblLook w:val="06A0" w:firstRow="1" w:lastRow="0" w:firstColumn="1" w:lastColumn="0" w:noHBand="1" w:noVBand="1"/>
        </w:tblPrEx>
        <w:trPr>
          <w:jc w:val="center"/>
        </w:trPr>
        <w:tc>
          <w:tcPr>
            <w:tcW w:w="5382" w:type="dxa"/>
          </w:tcPr>
          <w:p w14:paraId="402EF446" w14:textId="6C72D85D" w:rsidR="45F2D347" w:rsidRPr="0000548C" w:rsidRDefault="45F2D347">
            <w:r w:rsidRPr="0000548C">
              <w:rPr>
                <w:rFonts w:ascii="Calibri" w:eastAsia="Calibri" w:hAnsi="Calibri" w:cs="Calibri"/>
                <w:b/>
                <w:bCs/>
              </w:rPr>
              <w:t>Series</w:t>
            </w:r>
          </w:p>
          <w:p w14:paraId="40E34779" w14:textId="77809D4B" w:rsidR="00AC0732" w:rsidRDefault="45F2D347">
            <w:pPr>
              <w:rPr>
                <w:rFonts w:ascii="Calibri" w:eastAsia="Calibri" w:hAnsi="Calibri" w:cs="Calibri"/>
                <w:i/>
                <w:iCs/>
              </w:rPr>
            </w:pPr>
            <w:r w:rsidRPr="0000548C">
              <w:rPr>
                <w:rFonts w:ascii="Calibri" w:eastAsia="Calibri" w:hAnsi="Calibri" w:cs="Calibri"/>
                <w:i/>
                <w:iCs/>
              </w:rPr>
              <w:t xml:space="preserve">Is this event relevant to </w:t>
            </w:r>
            <w:r w:rsidR="00CE03C2">
              <w:rPr>
                <w:rFonts w:ascii="Calibri" w:eastAsia="Calibri" w:hAnsi="Calibri" w:cs="Calibri"/>
                <w:i/>
                <w:iCs/>
              </w:rPr>
              <w:t>an</w:t>
            </w:r>
            <w:r w:rsidRPr="0000548C">
              <w:rPr>
                <w:rFonts w:ascii="Calibri" w:eastAsia="Calibri" w:hAnsi="Calibri" w:cs="Calibri"/>
                <w:i/>
                <w:iCs/>
              </w:rPr>
              <w:t xml:space="preserve"> event serie</w:t>
            </w:r>
            <w:r w:rsidR="002753C1" w:rsidRPr="0000548C">
              <w:rPr>
                <w:rFonts w:ascii="Calibri" w:eastAsia="Calibri" w:hAnsi="Calibri" w:cs="Calibri"/>
                <w:i/>
                <w:iCs/>
              </w:rPr>
              <w:t>s</w:t>
            </w:r>
            <w:r w:rsidR="00AC0732">
              <w:rPr>
                <w:rFonts w:ascii="Calibri" w:eastAsia="Calibri" w:hAnsi="Calibri" w:cs="Calibri"/>
                <w:i/>
                <w:iCs/>
              </w:rPr>
              <w:t>?</w:t>
            </w:r>
          </w:p>
          <w:p w14:paraId="720CBF77" w14:textId="28E21C38" w:rsidR="45F2D347" w:rsidRDefault="00AC07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iCs/>
              </w:rPr>
              <w:t>(select all that apply</w:t>
            </w:r>
            <w:r w:rsidR="007532C6">
              <w:rPr>
                <w:rFonts w:ascii="Calibri" w:eastAsia="Calibri" w:hAnsi="Calibri" w:cs="Calibri"/>
                <w:i/>
                <w:iCs/>
              </w:rPr>
              <w:t>) (</w:t>
            </w:r>
            <w:r w:rsidR="0066247C">
              <w:rPr>
                <w:rFonts w:ascii="Calibri" w:eastAsia="Calibri" w:hAnsi="Calibri" w:cs="Calibri"/>
                <w:i/>
                <w:iCs/>
              </w:rPr>
              <w:t>optional</w:t>
            </w:r>
            <w:r>
              <w:rPr>
                <w:rFonts w:ascii="Calibri" w:eastAsia="Calibri" w:hAnsi="Calibri" w:cs="Calibri"/>
                <w:i/>
                <w:iCs/>
              </w:rPr>
              <w:t>)</w:t>
            </w:r>
          </w:p>
          <w:p w14:paraId="0971450A" w14:textId="6AE05CC5" w:rsidR="00E06D1D" w:rsidRPr="0000548C" w:rsidRDefault="00E06D1D"/>
        </w:tc>
        <w:tc>
          <w:tcPr>
            <w:tcW w:w="5812" w:type="dxa"/>
          </w:tcPr>
          <w:p w14:paraId="73A3A6B6" w14:textId="002436A2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2006550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Alumni </w:t>
            </w:r>
          </w:p>
          <w:p w14:paraId="683F7E5D" w14:textId="35C3EFFE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-763842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Annual Lectures </w:t>
            </w:r>
          </w:p>
          <w:p w14:paraId="66DFA580" w14:textId="1A2FA244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-6758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Antimicrobial Resistance Centre </w:t>
            </w:r>
          </w:p>
          <w:p w14:paraId="2CDD1909" w14:textId="464DE8ED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21008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Centre for Data and Statistical Science for Health </w:t>
            </w:r>
          </w:p>
          <w:p w14:paraId="39163993" w14:textId="468947F5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1367174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Centre for Epidemic Preparedness and Response </w:t>
            </w:r>
          </w:p>
          <w:p w14:paraId="24AB84EF" w14:textId="1F018ACA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175586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Centre for Evaluation </w:t>
            </w:r>
          </w:p>
          <w:p w14:paraId="63179811" w14:textId="7AC6D639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79787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Centre for Global Chronic Conditions </w:t>
            </w:r>
          </w:p>
          <w:p w14:paraId="1B31BCD0" w14:textId="33661F21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1735428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Centre for Global Mental Health </w:t>
            </w:r>
          </w:p>
          <w:p w14:paraId="5E253BF8" w14:textId="5703147F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-309629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Centre for History in Public Health </w:t>
            </w:r>
          </w:p>
          <w:p w14:paraId="557A9313" w14:textId="799122DF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-5856845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763CF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Centre for Mathematical Modelling of Infectious Diseases </w:t>
            </w:r>
          </w:p>
          <w:p w14:paraId="5A693504" w14:textId="087A964D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761187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Centre for Statistical Methodology </w:t>
            </w:r>
          </w:p>
          <w:p w14:paraId="1123B0A0" w14:textId="2982704A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-689844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Centre on Climate Change and Planetary Health </w:t>
            </w:r>
          </w:p>
          <w:p w14:paraId="213B9942" w14:textId="71F4B244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-354876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Global Health Economics Centre </w:t>
            </w:r>
          </w:p>
          <w:p w14:paraId="0673361F" w14:textId="4D78B36E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173076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Global Health Lecture Series </w:t>
            </w:r>
          </w:p>
          <w:p w14:paraId="0CEFFF22" w14:textId="2A794900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1237207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Health in Humanitarian Crises Centre </w:t>
            </w:r>
          </w:p>
          <w:p w14:paraId="6E1B73D8" w14:textId="10980862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-967040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Inaugural Lectures </w:t>
            </w:r>
          </w:p>
          <w:p w14:paraId="2E382406" w14:textId="51F84D47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-1299222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International Centre for Evidence in Disability </w:t>
            </w:r>
          </w:p>
          <w:p w14:paraId="3ACACC14" w14:textId="7C90E55A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-560796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74D7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Malaria Centre </w:t>
            </w:r>
          </w:p>
          <w:p w14:paraId="1103E333" w14:textId="34F53C88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1621878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MARCH Centre </w:t>
            </w:r>
          </w:p>
          <w:p w14:paraId="5D2FDD63" w14:textId="324690A7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-1262990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Medical Anthropology Seminars </w:t>
            </w:r>
          </w:p>
          <w:p w14:paraId="104D1235" w14:textId="58785ABB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-1773164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Planetary Health Network </w:t>
            </w:r>
          </w:p>
          <w:p w14:paraId="77C03CAA" w14:textId="0BCF9EDC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-680117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Population Studies Group </w:t>
            </w:r>
          </w:p>
          <w:p w14:paraId="24E4358E" w14:textId="71AC2854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-162477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STIRIG </w:t>
            </w:r>
          </w:p>
          <w:p w14:paraId="61E73C5C" w14:textId="65F2AE92" w:rsidR="00644D55" w:rsidRPr="00644D55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1222630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 xml:space="preserve">TB Centre </w:t>
            </w:r>
          </w:p>
          <w:p w14:paraId="2F1C3737" w14:textId="1D75DADE" w:rsidR="00644D55" w:rsidRPr="0000548C" w:rsidRDefault="00000000" w:rsidP="00644D55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-1485930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4D5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644D55" w:rsidRPr="00644D55">
              <w:rPr>
                <w:rFonts w:ascii="Calibri" w:eastAsia="Calibri" w:hAnsi="Calibri" w:cs="Calibri"/>
              </w:rPr>
              <w:t>Vaccine Centre</w:t>
            </w:r>
          </w:p>
        </w:tc>
      </w:tr>
      <w:tr w:rsidR="45F2D347" w:rsidRPr="0000548C" w14:paraId="23443E9D" w14:textId="77777777" w:rsidTr="00252426">
        <w:tblPrEx>
          <w:jc w:val="center"/>
          <w:tblLook w:val="06A0" w:firstRow="1" w:lastRow="0" w:firstColumn="1" w:lastColumn="0" w:noHBand="1" w:noVBand="1"/>
        </w:tblPrEx>
        <w:trPr>
          <w:jc w:val="center"/>
        </w:trPr>
        <w:tc>
          <w:tcPr>
            <w:tcW w:w="5382" w:type="dxa"/>
          </w:tcPr>
          <w:p w14:paraId="53C62165" w14:textId="340A2D89" w:rsidR="002534B0" w:rsidRDefault="45F2D347" w:rsidP="0066247C">
            <w:pPr>
              <w:rPr>
                <w:rFonts w:ascii="Calibri" w:hAnsi="Calibri" w:cs="Calibri"/>
                <w:bCs/>
                <w:i/>
                <w:iCs/>
              </w:rPr>
            </w:pPr>
            <w:r w:rsidRPr="0000548C">
              <w:rPr>
                <w:rFonts w:ascii="Calibri" w:eastAsia="Calibri" w:hAnsi="Calibri" w:cs="Calibri"/>
                <w:b/>
                <w:bCs/>
              </w:rPr>
              <w:t>Summary of the event (</w:t>
            </w:r>
            <w:r w:rsidR="00E64477">
              <w:rPr>
                <w:rFonts w:ascii="Calibri" w:eastAsia="Calibri" w:hAnsi="Calibri" w:cs="Calibri"/>
                <w:b/>
                <w:bCs/>
              </w:rPr>
              <w:t>150 characters</w:t>
            </w:r>
            <w:r w:rsidRPr="0000548C">
              <w:rPr>
                <w:rFonts w:ascii="Calibri" w:eastAsia="Calibri" w:hAnsi="Calibri" w:cs="Calibri"/>
                <w:b/>
                <w:bCs/>
              </w:rPr>
              <w:t>)</w:t>
            </w:r>
          </w:p>
          <w:p w14:paraId="4C436825" w14:textId="3D6FEC70" w:rsidR="00C11196" w:rsidRDefault="00C11196" w:rsidP="0066247C">
            <w:pPr>
              <w:rPr>
                <w:rFonts w:ascii="Calibri" w:hAnsi="Calibri" w:cs="Calibri"/>
                <w:bCs/>
                <w:i/>
                <w:iCs/>
              </w:rPr>
            </w:pPr>
            <w:r>
              <w:rPr>
                <w:rFonts w:ascii="Calibri" w:hAnsi="Calibri" w:cs="Calibri"/>
                <w:bCs/>
                <w:i/>
                <w:iCs/>
              </w:rPr>
              <w:t xml:space="preserve">1-2 short sentence(s) that summarise the event. </w:t>
            </w:r>
          </w:p>
          <w:p w14:paraId="0A132859" w14:textId="33D57ED4" w:rsidR="0066247C" w:rsidRDefault="0066247C" w:rsidP="0066247C">
            <w:pPr>
              <w:rPr>
                <w:rStyle w:val="Hyperlink"/>
                <w:rFonts w:ascii="Calibri" w:hAnsi="Calibri" w:cs="Calibri"/>
                <w:i/>
                <w:iCs/>
              </w:rPr>
            </w:pPr>
            <w:r w:rsidRPr="0000548C">
              <w:rPr>
                <w:rFonts w:ascii="Calibri" w:hAnsi="Calibri" w:cs="Calibri"/>
                <w:bCs/>
                <w:i/>
                <w:iCs/>
              </w:rPr>
              <w:t xml:space="preserve">Please check grammar and spelling. For further guidance, please see our </w:t>
            </w:r>
            <w:hyperlink r:id="rId14" w:history="1">
              <w:r>
                <w:rPr>
                  <w:rStyle w:val="Hyperlink"/>
                  <w:rFonts w:ascii="Calibri" w:hAnsi="Calibri" w:cs="Calibri"/>
                  <w:i/>
                  <w:iCs/>
                </w:rPr>
                <w:t>LSHTM style guidelines</w:t>
              </w:r>
            </w:hyperlink>
            <w:r w:rsidRPr="0000548C">
              <w:rPr>
                <w:rStyle w:val="Hyperlink"/>
                <w:rFonts w:ascii="Calibri" w:hAnsi="Calibri" w:cs="Calibri"/>
                <w:i/>
                <w:iCs/>
              </w:rPr>
              <w:t>.</w:t>
            </w:r>
          </w:p>
          <w:p w14:paraId="5CC95BC5" w14:textId="77777777" w:rsidR="0066247C" w:rsidRDefault="0066247C" w:rsidP="00AC0732">
            <w:pPr>
              <w:rPr>
                <w:rFonts w:eastAsia="Calibri" w:cstheme="minorHAnsi"/>
                <w:i/>
                <w:iCs/>
              </w:rPr>
            </w:pPr>
          </w:p>
          <w:p w14:paraId="2A86DBC3" w14:textId="5F4B389C" w:rsidR="00AC0732" w:rsidRPr="00AC0732" w:rsidRDefault="0066247C" w:rsidP="00AC0732">
            <w:pPr>
              <w:rPr>
                <w:rFonts w:eastAsia="Calibri" w:cstheme="minorHAnsi"/>
                <w:i/>
                <w:iCs/>
              </w:rPr>
            </w:pPr>
            <w:r>
              <w:rPr>
                <w:rFonts w:eastAsia="Calibri" w:cstheme="minorHAnsi"/>
                <w:i/>
                <w:iCs/>
              </w:rPr>
              <w:t>Additionally p</w:t>
            </w:r>
            <w:r w:rsidR="00AC0732" w:rsidRPr="00AC0732">
              <w:rPr>
                <w:rFonts w:eastAsia="Calibri" w:cstheme="minorHAnsi"/>
                <w:i/>
                <w:iCs/>
              </w:rPr>
              <w:t>lease add detail here if this form submission is for a recurring event</w:t>
            </w:r>
            <w:r w:rsidR="002B388A">
              <w:rPr>
                <w:rFonts w:eastAsia="Calibri" w:cstheme="minorHAnsi"/>
                <w:i/>
                <w:iCs/>
              </w:rPr>
              <w:t>.</w:t>
            </w:r>
          </w:p>
          <w:p w14:paraId="213CEE51" w14:textId="6403833B" w:rsidR="00E06D1D" w:rsidRPr="0000548C" w:rsidRDefault="00E06D1D"/>
        </w:tc>
        <w:sdt>
          <w:sdtPr>
            <w:rPr>
              <w:rFonts w:ascii="Calibri" w:eastAsia="Calibri" w:hAnsi="Calibri" w:cs="Calibri"/>
              <w:sz w:val="22"/>
              <w:szCs w:val="22"/>
              <w:lang w:val="en-US" w:eastAsia="en-US"/>
            </w:rPr>
            <w:id w:val="-508673563"/>
            <w:placeholder>
              <w:docPart w:val="948E99EE915D449EAC0B5A09F0AE382B"/>
            </w:placeholder>
            <w:showingPlcHdr/>
          </w:sdtPr>
          <w:sdtEndPr>
            <w:rPr>
              <w:sz w:val="24"/>
              <w:szCs w:val="24"/>
              <w:lang w:val="en-GB" w:eastAsia="en-GB"/>
            </w:rPr>
          </w:sdtEndPr>
          <w:sdtContent>
            <w:tc>
              <w:tcPr>
                <w:tcW w:w="5812" w:type="dxa"/>
              </w:tcPr>
              <w:p w14:paraId="1B575D24" w14:textId="7B371BC6" w:rsidR="45F2D347" w:rsidRPr="0000548C" w:rsidRDefault="00B17A7A" w:rsidP="00B17A7A">
                <w:pPr>
                  <w:pStyle w:val="NormalWeb"/>
                  <w:shd w:val="clear" w:color="auto" w:fill="FFFFFF"/>
                  <w:spacing w:before="0" w:beforeAutospacing="0" w:after="336" w:afterAutospacing="0"/>
                  <w:rPr>
                    <w:rFonts w:ascii="Calibri" w:eastAsia="Calibri" w:hAnsi="Calibri" w:cs="Calibri"/>
                  </w:rPr>
                </w:pPr>
                <w:r w:rsidRPr="0000548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45F2D347" w:rsidRPr="0000548C" w14:paraId="0A087BF7" w14:textId="77777777" w:rsidTr="00252426">
        <w:tblPrEx>
          <w:jc w:val="center"/>
          <w:tblLook w:val="06A0" w:firstRow="1" w:lastRow="0" w:firstColumn="1" w:lastColumn="0" w:noHBand="1" w:noVBand="1"/>
        </w:tblPrEx>
        <w:trPr>
          <w:jc w:val="center"/>
        </w:trPr>
        <w:tc>
          <w:tcPr>
            <w:tcW w:w="5382" w:type="dxa"/>
          </w:tcPr>
          <w:p w14:paraId="448A67A7" w14:textId="618E6E18" w:rsidR="45F2D347" w:rsidRPr="0000548C" w:rsidRDefault="45F2D347">
            <w:r w:rsidRPr="0000548C">
              <w:rPr>
                <w:rFonts w:ascii="Calibri" w:eastAsia="Calibri" w:hAnsi="Calibri" w:cs="Calibri"/>
                <w:b/>
                <w:bCs/>
              </w:rPr>
              <w:t>Blurb</w:t>
            </w:r>
          </w:p>
          <w:p w14:paraId="3DF899B7" w14:textId="77777777" w:rsidR="45F2D347" w:rsidRDefault="45F2D347">
            <w:pPr>
              <w:rPr>
                <w:rFonts w:ascii="Calibri" w:eastAsia="Calibri" w:hAnsi="Calibri" w:cs="Calibri"/>
              </w:rPr>
            </w:pPr>
            <w:r w:rsidRPr="0000548C">
              <w:rPr>
                <w:rFonts w:ascii="Calibri" w:eastAsia="Calibri" w:hAnsi="Calibri" w:cs="Calibri"/>
                <w:i/>
                <w:iCs/>
              </w:rPr>
              <w:t>e.g. format of event, what attendees will learn, what will be discussed, who key audience is, etc.</w:t>
            </w:r>
            <w:r w:rsidRPr="0000548C">
              <w:rPr>
                <w:rFonts w:ascii="Calibri" w:eastAsia="Calibri" w:hAnsi="Calibri" w:cs="Calibri"/>
              </w:rPr>
              <w:t xml:space="preserve"> </w:t>
            </w:r>
          </w:p>
          <w:p w14:paraId="48528C58" w14:textId="77777777" w:rsidR="005B174D" w:rsidRPr="0000548C" w:rsidRDefault="005B174D">
            <w:pPr>
              <w:rPr>
                <w:rFonts w:ascii="Calibri" w:eastAsia="Calibri" w:hAnsi="Calibri" w:cs="Calibri"/>
              </w:rPr>
            </w:pPr>
          </w:p>
          <w:p w14:paraId="673B7373" w14:textId="09B0D0E9" w:rsidR="00E06D1D" w:rsidRDefault="005B174D">
            <w:pPr>
              <w:rPr>
                <w:rStyle w:val="Hyperlink"/>
                <w:rFonts w:ascii="Calibri" w:hAnsi="Calibri" w:cs="Calibri"/>
                <w:i/>
                <w:iCs/>
              </w:rPr>
            </w:pPr>
            <w:r w:rsidRPr="0000548C">
              <w:rPr>
                <w:rFonts w:ascii="Calibri" w:hAnsi="Calibri" w:cs="Calibri"/>
                <w:bCs/>
                <w:i/>
                <w:iCs/>
              </w:rPr>
              <w:t xml:space="preserve">Please check grammar and spelling. For further guidance, please see our </w:t>
            </w:r>
            <w:hyperlink r:id="rId15" w:history="1">
              <w:r w:rsidR="0066247C">
                <w:rPr>
                  <w:rStyle w:val="Hyperlink"/>
                  <w:rFonts w:ascii="Calibri" w:hAnsi="Calibri" w:cs="Calibri"/>
                  <w:i/>
                  <w:iCs/>
                </w:rPr>
                <w:t>LSHTM style guidelines</w:t>
              </w:r>
            </w:hyperlink>
            <w:r w:rsidR="002B388A" w:rsidRPr="0000548C">
              <w:rPr>
                <w:rFonts w:ascii="Calibri" w:hAnsi="Calibri" w:cs="Calibri"/>
                <w:bCs/>
                <w:i/>
                <w:iCs/>
              </w:rPr>
              <w:t>.</w:t>
            </w:r>
          </w:p>
          <w:p w14:paraId="29E458AB" w14:textId="68BB651B" w:rsidR="00252426" w:rsidRPr="00252426" w:rsidRDefault="00252426">
            <w:pPr>
              <w:rPr>
                <w:rFonts w:ascii="Calibri" w:hAnsi="Calibri" w:cs="Calibri"/>
                <w:i/>
                <w:iCs/>
                <w:color w:val="0563C1" w:themeColor="hyperlink"/>
                <w:u w:val="single"/>
              </w:rPr>
            </w:pPr>
          </w:p>
        </w:tc>
        <w:sdt>
          <w:sdtPr>
            <w:rPr>
              <w:rFonts w:ascii="Calibri" w:eastAsia="Calibri" w:hAnsi="Calibri" w:cs="Calibri"/>
            </w:rPr>
            <w:id w:val="-232472147"/>
            <w:placeholder>
              <w:docPart w:val="46E19659F89C40A3A4D3163EAC3A9CFF"/>
            </w:placeholder>
            <w:showingPlcHdr/>
          </w:sdtPr>
          <w:sdtContent>
            <w:tc>
              <w:tcPr>
                <w:tcW w:w="5812" w:type="dxa"/>
              </w:tcPr>
              <w:p w14:paraId="1F960AC9" w14:textId="1E81EA01" w:rsidR="45F2D347" w:rsidRPr="0000548C" w:rsidRDefault="00C674D7" w:rsidP="00C674D7">
                <w:pPr>
                  <w:rPr>
                    <w:rFonts w:ascii="Calibri" w:eastAsia="Calibri" w:hAnsi="Calibri" w:cs="Calibri"/>
                  </w:rPr>
                </w:pPr>
                <w:ins w:id="0" w:author="Microsoft Word" w:date="2025-06-05T15:12:00Z">
                  <w:r w:rsidRPr="0000548C">
                    <w:rPr>
                      <w:rStyle w:val="PlaceholderText"/>
                    </w:rPr>
                    <w:t>Click or tap here to enter text.</w:t>
                  </w:r>
                </w:ins>
              </w:p>
            </w:tc>
          </w:sdtContent>
        </w:sdt>
      </w:tr>
      <w:tr w:rsidR="45F2D347" w:rsidRPr="0000548C" w14:paraId="3B937926" w14:textId="77777777" w:rsidTr="00252426">
        <w:tblPrEx>
          <w:jc w:val="center"/>
          <w:tblLook w:val="06A0" w:firstRow="1" w:lastRow="0" w:firstColumn="1" w:lastColumn="0" w:noHBand="1" w:noVBand="1"/>
        </w:tblPrEx>
        <w:trPr>
          <w:jc w:val="center"/>
        </w:trPr>
        <w:tc>
          <w:tcPr>
            <w:tcW w:w="5382" w:type="dxa"/>
          </w:tcPr>
          <w:p w14:paraId="27A7EA75" w14:textId="77777777" w:rsidR="00AC0732" w:rsidRDefault="45F2D347">
            <w:pPr>
              <w:rPr>
                <w:rFonts w:ascii="Calibri" w:eastAsia="Calibri" w:hAnsi="Calibri" w:cs="Calibri"/>
                <w:b/>
                <w:bCs/>
              </w:rPr>
            </w:pPr>
            <w:r w:rsidRPr="0000548C">
              <w:rPr>
                <w:rFonts w:ascii="Calibri" w:eastAsia="Calibri" w:hAnsi="Calibri" w:cs="Calibri"/>
                <w:b/>
                <w:bCs/>
              </w:rPr>
              <w:t>Speaker(s) details</w:t>
            </w:r>
          </w:p>
          <w:p w14:paraId="48A6D884" w14:textId="4EBFD597" w:rsidR="45F2D347" w:rsidRDefault="00AC07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iCs/>
              </w:rPr>
              <w:lastRenderedPageBreak/>
              <w:t>I</w:t>
            </w:r>
            <w:r w:rsidR="45F2D347" w:rsidRPr="00AC0732">
              <w:rPr>
                <w:rFonts w:ascii="Calibri" w:eastAsia="Calibri" w:hAnsi="Calibri" w:cs="Calibri"/>
                <w:i/>
                <w:iCs/>
              </w:rPr>
              <w:t>ncluding</w:t>
            </w:r>
            <w:r w:rsidR="004772C9" w:rsidRPr="00AC0732">
              <w:rPr>
                <w:rFonts w:ascii="Calibri" w:eastAsia="Calibri" w:hAnsi="Calibri" w:cs="Calibri"/>
                <w:i/>
                <w:iCs/>
              </w:rPr>
              <w:t xml:space="preserve"> name,</w:t>
            </w:r>
            <w:r w:rsidR="45F2D347" w:rsidRPr="00AC0732">
              <w:rPr>
                <w:rFonts w:ascii="Calibri" w:eastAsia="Calibri" w:hAnsi="Calibri" w:cs="Calibri"/>
                <w:i/>
                <w:iCs/>
              </w:rPr>
              <w:t xml:space="preserve"> title</w:t>
            </w:r>
            <w:r w:rsidR="008C0F04" w:rsidRPr="00AC0732">
              <w:rPr>
                <w:rFonts w:ascii="Calibri" w:eastAsia="Calibri" w:hAnsi="Calibri" w:cs="Calibri"/>
                <w:i/>
                <w:iCs/>
              </w:rPr>
              <w:t xml:space="preserve">, </w:t>
            </w:r>
            <w:r w:rsidR="45F2D347" w:rsidRPr="00AC0732">
              <w:rPr>
                <w:rFonts w:ascii="Calibri" w:eastAsia="Calibri" w:hAnsi="Calibri" w:cs="Calibri"/>
                <w:i/>
                <w:iCs/>
              </w:rPr>
              <w:t>affiliation</w:t>
            </w:r>
            <w:r w:rsidR="008C0F04" w:rsidRPr="00AC0732">
              <w:rPr>
                <w:rFonts w:ascii="Calibri" w:eastAsia="Calibri" w:hAnsi="Calibri" w:cs="Calibri"/>
                <w:i/>
                <w:iCs/>
              </w:rPr>
              <w:t xml:space="preserve"> and link to their </w:t>
            </w:r>
            <w:r w:rsidR="00DF4415" w:rsidRPr="00AC0732">
              <w:rPr>
                <w:rFonts w:ascii="Calibri" w:eastAsia="Calibri" w:hAnsi="Calibri" w:cs="Calibri"/>
                <w:i/>
                <w:iCs/>
              </w:rPr>
              <w:t xml:space="preserve">institution/company </w:t>
            </w:r>
            <w:r w:rsidR="008C0F04" w:rsidRPr="00AC0732">
              <w:rPr>
                <w:rFonts w:ascii="Calibri" w:eastAsia="Calibri" w:hAnsi="Calibri" w:cs="Calibri"/>
                <w:i/>
                <w:iCs/>
              </w:rPr>
              <w:t>profile page</w:t>
            </w:r>
            <w:r>
              <w:rPr>
                <w:rFonts w:ascii="Calibri" w:eastAsia="Calibri" w:hAnsi="Calibri" w:cs="Calibri"/>
                <w:i/>
                <w:iCs/>
              </w:rPr>
              <w:t>.</w:t>
            </w:r>
          </w:p>
          <w:p w14:paraId="2FB1BFAC" w14:textId="77777777" w:rsidR="00FA08EA" w:rsidRDefault="00FA08EA">
            <w:pPr>
              <w:rPr>
                <w:rFonts w:ascii="Calibri" w:eastAsia="Calibri" w:hAnsi="Calibri" w:cs="Calibri"/>
                <w:i/>
                <w:iCs/>
              </w:rPr>
            </w:pPr>
          </w:p>
          <w:p w14:paraId="62B027D0" w14:textId="1AFE75C4" w:rsidR="00E06D1D" w:rsidRPr="008D6B9E" w:rsidRDefault="00FA08EA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 xml:space="preserve">For events with three speakers or more, please </w:t>
            </w:r>
            <w:r w:rsidR="00DF4415">
              <w:rPr>
                <w:rFonts w:ascii="Calibri" w:eastAsia="Calibri" w:hAnsi="Calibri" w:cs="Calibri"/>
                <w:i/>
                <w:iCs/>
              </w:rPr>
              <w:t xml:space="preserve">see the </w:t>
            </w:r>
            <w:hyperlink r:id="rId16" w:history="1">
              <w:r w:rsidR="00DF4415" w:rsidRPr="0066247C">
                <w:rPr>
                  <w:rStyle w:val="Hyperlink"/>
                  <w:rFonts w:ascii="Calibri" w:eastAsia="Calibri" w:hAnsi="Calibri" w:cs="Calibri"/>
                  <w:i/>
                  <w:iCs/>
                </w:rPr>
                <w:t>event diversity guidance</w:t>
              </w:r>
            </w:hyperlink>
          </w:p>
        </w:tc>
        <w:sdt>
          <w:sdtPr>
            <w:id w:val="-365289764"/>
            <w:placeholder>
              <w:docPart w:val="F6FC7DD174DD4CFF88008E6C3362D48E"/>
            </w:placeholder>
            <w:showingPlcHdr/>
          </w:sdtPr>
          <w:sdtContent>
            <w:tc>
              <w:tcPr>
                <w:tcW w:w="5812" w:type="dxa"/>
              </w:tcPr>
              <w:p w14:paraId="37ADA924" w14:textId="7AD3A55E" w:rsidR="45F2D347" w:rsidRPr="0000548C" w:rsidRDefault="00B17A7A" w:rsidP="00B17A7A">
                <w:r w:rsidRPr="0000548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44D55" w:rsidRPr="0000548C" w14:paraId="6196BC70" w14:textId="77777777" w:rsidTr="00252426">
        <w:tblPrEx>
          <w:jc w:val="center"/>
          <w:tblLook w:val="06A0" w:firstRow="1" w:lastRow="0" w:firstColumn="1" w:lastColumn="0" w:noHBand="1" w:noVBand="1"/>
        </w:tblPrEx>
        <w:trPr>
          <w:jc w:val="center"/>
        </w:trPr>
        <w:tc>
          <w:tcPr>
            <w:tcW w:w="5382" w:type="dxa"/>
          </w:tcPr>
          <w:p w14:paraId="769F0649" w14:textId="3071E4B0" w:rsidR="004D42F5" w:rsidRDefault="00644D55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Event notices </w:t>
            </w:r>
          </w:p>
          <w:p w14:paraId="4DC1083E" w14:textId="2AF7011C" w:rsidR="004D42F5" w:rsidRPr="0000548C" w:rsidRDefault="004D42F5" w:rsidP="004D42F5">
            <w:pPr>
              <w:rPr>
                <w:rFonts w:ascii="Calibri" w:eastAsia="Calibri" w:hAnsi="Calibri" w:cs="Calibri"/>
                <w:bCs/>
                <w:i/>
                <w:lang w:val="en-GB"/>
              </w:rPr>
            </w:pPr>
            <w:r w:rsidRPr="0000548C">
              <w:rPr>
                <w:rFonts w:ascii="Calibri" w:eastAsia="Calibri" w:hAnsi="Calibri" w:cs="Calibri"/>
                <w:bCs/>
                <w:i/>
                <w:lang w:val="en-GB"/>
              </w:rPr>
              <w:t xml:space="preserve">If the session is recorded, </w:t>
            </w:r>
            <w:r w:rsidR="00252426" w:rsidRPr="0000548C">
              <w:rPr>
                <w:rFonts w:ascii="Calibri" w:eastAsia="Calibri" w:hAnsi="Calibri" w:cs="Calibri"/>
                <w:bCs/>
                <w:i/>
                <w:lang w:val="en-GB"/>
              </w:rPr>
              <w:t xml:space="preserve">within 3 </w:t>
            </w:r>
            <w:r w:rsidR="00252426">
              <w:rPr>
                <w:rFonts w:ascii="Calibri" w:eastAsia="Calibri" w:hAnsi="Calibri" w:cs="Calibri"/>
                <w:bCs/>
                <w:i/>
                <w:lang w:val="en-GB"/>
              </w:rPr>
              <w:t xml:space="preserve">working </w:t>
            </w:r>
            <w:r w:rsidR="00252426" w:rsidRPr="0000548C">
              <w:rPr>
                <w:rFonts w:ascii="Calibri" w:eastAsia="Calibri" w:hAnsi="Calibri" w:cs="Calibri"/>
                <w:bCs/>
                <w:i/>
                <w:lang w:val="en-GB"/>
              </w:rPr>
              <w:t>days</w:t>
            </w:r>
            <w:r w:rsidR="00252426">
              <w:rPr>
                <w:rFonts w:ascii="Calibri" w:eastAsia="Calibri" w:hAnsi="Calibri" w:cs="Calibri"/>
                <w:bCs/>
                <w:i/>
                <w:lang w:val="en-GB"/>
              </w:rPr>
              <w:t xml:space="preserve"> of the event,</w:t>
            </w:r>
            <w:r w:rsidR="00AC0732">
              <w:rPr>
                <w:rFonts w:ascii="Calibri" w:eastAsia="Calibri" w:hAnsi="Calibri" w:cs="Calibri"/>
                <w:bCs/>
                <w:i/>
                <w:lang w:val="en-GB"/>
              </w:rPr>
              <w:t xml:space="preserve"> </w:t>
            </w:r>
            <w:r w:rsidRPr="0000548C">
              <w:rPr>
                <w:rFonts w:ascii="Calibri" w:eastAsia="Calibri" w:hAnsi="Calibri" w:cs="Calibri"/>
                <w:bCs/>
                <w:i/>
                <w:lang w:val="en-GB"/>
              </w:rPr>
              <w:t xml:space="preserve">please </w:t>
            </w:r>
            <w:r>
              <w:rPr>
                <w:rFonts w:ascii="Calibri" w:eastAsia="Calibri" w:hAnsi="Calibri" w:cs="Calibri"/>
                <w:bCs/>
                <w:i/>
                <w:lang w:val="en-GB"/>
              </w:rPr>
              <w:t>submit a S</w:t>
            </w:r>
            <w:r w:rsidR="00AC0732">
              <w:rPr>
                <w:rFonts w:ascii="Calibri" w:eastAsia="Calibri" w:hAnsi="Calibri" w:cs="Calibri"/>
                <w:bCs/>
                <w:i/>
                <w:lang w:val="en-GB"/>
              </w:rPr>
              <w:t>ervice</w:t>
            </w:r>
            <w:r>
              <w:rPr>
                <w:rFonts w:ascii="Calibri" w:eastAsia="Calibri" w:hAnsi="Calibri" w:cs="Calibri"/>
                <w:bCs/>
                <w:i/>
                <w:lang w:val="en-GB"/>
              </w:rPr>
              <w:t>D</w:t>
            </w:r>
            <w:r w:rsidR="00AC0732">
              <w:rPr>
                <w:rFonts w:ascii="Calibri" w:eastAsia="Calibri" w:hAnsi="Calibri" w:cs="Calibri"/>
                <w:bCs/>
                <w:i/>
                <w:lang w:val="en-GB"/>
              </w:rPr>
              <w:t>esk</w:t>
            </w:r>
            <w:r>
              <w:rPr>
                <w:rFonts w:ascii="Calibri" w:eastAsia="Calibri" w:hAnsi="Calibri" w:cs="Calibri"/>
                <w:bCs/>
                <w:i/>
                <w:lang w:val="en-GB"/>
              </w:rPr>
              <w:t xml:space="preserve"> ticket</w:t>
            </w:r>
            <w:r w:rsidR="00252426">
              <w:rPr>
                <w:rFonts w:ascii="Calibri" w:eastAsia="Calibri" w:hAnsi="Calibri" w:cs="Calibri"/>
                <w:bCs/>
                <w:i/>
                <w:lang w:val="en-GB"/>
              </w:rPr>
              <w:t xml:space="preserve"> to </w:t>
            </w:r>
            <w:r>
              <w:rPr>
                <w:rFonts w:ascii="Calibri" w:eastAsia="Calibri" w:hAnsi="Calibri" w:cs="Calibri"/>
                <w:bCs/>
                <w:i/>
                <w:lang w:val="en-GB"/>
              </w:rPr>
              <w:t xml:space="preserve">request an edit to a current event listing </w:t>
            </w:r>
          </w:p>
          <w:p w14:paraId="016617C1" w14:textId="77777777" w:rsidR="004D42F5" w:rsidRPr="0000548C" w:rsidRDefault="004D42F5" w:rsidP="004D42F5">
            <w:pPr>
              <w:rPr>
                <w:rFonts w:ascii="Calibri" w:eastAsia="Calibri" w:hAnsi="Calibri" w:cs="Calibri"/>
                <w:bCs/>
                <w:i/>
                <w:lang w:val="en-GB"/>
              </w:rPr>
            </w:pPr>
          </w:p>
          <w:p w14:paraId="44AA09CD" w14:textId="77777777" w:rsidR="004D42F5" w:rsidRPr="0000548C" w:rsidRDefault="004D42F5" w:rsidP="004D42F5">
            <w:pPr>
              <w:rPr>
                <w:rFonts w:ascii="Calibri" w:eastAsia="Calibri" w:hAnsi="Calibri" w:cs="Calibri"/>
                <w:bCs/>
                <w:i/>
                <w:lang w:val="en-GB"/>
              </w:rPr>
            </w:pPr>
            <w:r w:rsidRPr="0000548C">
              <w:rPr>
                <w:rFonts w:ascii="Calibri" w:eastAsia="Calibri" w:hAnsi="Calibri" w:cs="Calibri"/>
                <w:bCs/>
                <w:i/>
                <w:iCs/>
                <w:lang w:val="en-GB"/>
              </w:rPr>
              <w:t>Please send this as a Panopto link, guides on how to upload and edit</w:t>
            </w:r>
            <w:r>
              <w:rPr>
                <w:rFonts w:ascii="Calibri" w:eastAsia="Calibri" w:hAnsi="Calibri" w:cs="Calibri"/>
                <w:bCs/>
                <w:i/>
                <w:iCs/>
                <w:lang w:val="en-GB"/>
              </w:rPr>
              <w:t xml:space="preserve"> Z</w:t>
            </w:r>
            <w:r w:rsidRPr="0000548C">
              <w:rPr>
                <w:rFonts w:ascii="Calibri" w:eastAsia="Calibri" w:hAnsi="Calibri" w:cs="Calibri"/>
                <w:bCs/>
                <w:i/>
                <w:iCs/>
                <w:lang w:val="en-GB"/>
              </w:rPr>
              <w:t>oom recordings are available on Service Desk </w:t>
            </w:r>
            <w:hyperlink r:id="rId17" w:history="1">
              <w:r w:rsidRPr="0000548C">
                <w:rPr>
                  <w:rStyle w:val="Hyperlink"/>
                  <w:rFonts w:ascii="Calibri" w:eastAsia="Calibri" w:hAnsi="Calibri" w:cs="Calibri"/>
                  <w:bCs/>
                  <w:i/>
                  <w:iCs/>
                  <w:lang w:val="en-GB"/>
                </w:rPr>
                <w:t>bit.ly/panoptostepbystep</w:t>
              </w:r>
            </w:hyperlink>
            <w:r w:rsidRPr="0000548C">
              <w:rPr>
                <w:rFonts w:ascii="Calibri" w:eastAsia="Calibri" w:hAnsi="Calibri" w:cs="Calibri"/>
                <w:bCs/>
                <w:i/>
                <w:iCs/>
                <w:lang w:val="en-GB"/>
              </w:rPr>
              <w:t xml:space="preserve"> </w:t>
            </w:r>
          </w:p>
          <w:p w14:paraId="4FA3128E" w14:textId="6EC8F830" w:rsidR="004D42F5" w:rsidRPr="00252426" w:rsidRDefault="004D42F5">
            <w:pPr>
              <w:rPr>
                <w:rFonts w:ascii="Calibri" w:eastAsia="Calibri" w:hAnsi="Calibri" w:cs="Calibri"/>
                <w:bCs/>
                <w:i/>
                <w:lang w:val="en-GB"/>
              </w:rPr>
            </w:pPr>
            <w:r w:rsidRPr="0000548C">
              <w:rPr>
                <w:rFonts w:ascii="Calibri" w:eastAsia="Calibri" w:hAnsi="Calibri" w:cs="Calibri"/>
                <w:bCs/>
                <w:i/>
                <w:lang w:val="en-GB"/>
              </w:rPr>
              <w:t> </w:t>
            </w:r>
            <w:r w:rsidRPr="0000548C">
              <w:rPr>
                <w:rFonts w:ascii="Calibri" w:eastAsia="Calibri" w:hAnsi="Calibri" w:cs="Calibri"/>
                <w:bCs/>
                <w:i/>
                <w:lang w:val="en-GB"/>
              </w:rPr>
              <w:br/>
            </w:r>
            <w:r w:rsidRPr="0000548C">
              <w:rPr>
                <w:rFonts w:ascii="Calibri" w:eastAsia="Calibri" w:hAnsi="Calibri" w:cs="Calibri"/>
                <w:bCs/>
                <w:i/>
                <w:iCs/>
                <w:lang w:val="en-GB"/>
              </w:rPr>
              <w:t>Please note that all Panopto recordings automatically include captions, for all other platforms please use the</w:t>
            </w:r>
            <w:r w:rsidRPr="0000548C">
              <w:rPr>
                <w:rFonts w:ascii="Calibri" w:eastAsia="Calibri" w:hAnsi="Calibri" w:cs="Calibri"/>
                <w:bCs/>
                <w:i/>
                <w:lang w:val="en-GB"/>
              </w:rPr>
              <w:t> </w:t>
            </w:r>
            <w:r w:rsidRPr="0000548C">
              <w:rPr>
                <w:rFonts w:ascii="Calibri" w:eastAsia="Calibri" w:hAnsi="Calibri" w:cs="Calibri"/>
                <w:bCs/>
                <w:i/>
                <w:iCs/>
                <w:lang w:val="en-GB"/>
              </w:rPr>
              <w:t>CELT guidance on how to create captions and transcripts using the technology available at the School </w:t>
            </w:r>
            <w:hyperlink r:id="rId18" w:history="1">
              <w:r w:rsidRPr="0000548C">
                <w:rPr>
                  <w:rStyle w:val="Hyperlink"/>
                  <w:rFonts w:ascii="Calibri" w:eastAsia="Calibri" w:hAnsi="Calibri" w:cs="Calibri"/>
                  <w:bCs/>
                  <w:i/>
                  <w:iCs/>
                  <w:lang w:val="en-GB"/>
                </w:rPr>
                <w:t>bit.ly/captioningguide</w:t>
              </w:r>
            </w:hyperlink>
            <w:r w:rsidRPr="0000548C">
              <w:rPr>
                <w:rFonts w:ascii="Calibri" w:eastAsia="Calibri" w:hAnsi="Calibri" w:cs="Calibri"/>
                <w:bCs/>
                <w:i/>
                <w:iCs/>
                <w:lang w:val="en-GB"/>
              </w:rPr>
              <w:t xml:space="preserve"> </w:t>
            </w:r>
          </w:p>
        </w:tc>
        <w:tc>
          <w:tcPr>
            <w:tcW w:w="5812" w:type="dxa"/>
          </w:tcPr>
          <w:p w14:paraId="65D71657" w14:textId="18E8FC38" w:rsidR="00CE03C2" w:rsidRDefault="00CE03C2">
            <w:r>
              <w:t>How to join:</w:t>
            </w:r>
          </w:p>
          <w:sdt>
            <w:sdtPr>
              <w:id w:val="-1022321863"/>
              <w:placeholder>
                <w:docPart w:val="513D4CC9478F42A2B1CF04BCE02339AA"/>
              </w:placeholder>
              <w:showingPlcHdr/>
              <w:comboBox>
                <w:listItem w:value="Choose an item."/>
                <w:listItem w:displayText="Please note that you can join this event in person or you can join the session remotely" w:value="Please note that you can join this event in person or you can join the session remotely"/>
                <w:listItem w:displayText="Please note this event is in person only" w:value="Please note this event is in person only"/>
                <w:listItem w:displayText="Please note this event is virtual only" w:value="Please note this event is virtual only"/>
              </w:comboBox>
            </w:sdtPr>
            <w:sdtContent>
              <w:p w14:paraId="7814ED8E" w14:textId="1BB0ACCB" w:rsidR="00CE03C2" w:rsidRDefault="00C674D7">
                <w:r w:rsidRPr="000C43C3">
                  <w:rPr>
                    <w:rStyle w:val="PlaceholderText"/>
                  </w:rPr>
                  <w:t>Choose an item.</w:t>
                </w:r>
              </w:p>
            </w:sdtContent>
          </w:sdt>
          <w:p w14:paraId="1DC98B5E" w14:textId="632BC8B8" w:rsidR="004D42F5" w:rsidRDefault="004D42F5"/>
          <w:p w14:paraId="164D3D1C" w14:textId="34D9D19B" w:rsidR="00252426" w:rsidRDefault="00CE03C2">
            <w:r>
              <w:t>Recording information (optional):</w:t>
            </w:r>
          </w:p>
          <w:sdt>
            <w:sdtPr>
              <w:id w:val="-1615900656"/>
              <w:placeholder>
                <w:docPart w:val="DefaultPlaceholder_-1854013438"/>
              </w:placeholder>
              <w:showingPlcHdr/>
              <w:comboBox>
                <w:listItem w:value="Choose an item."/>
                <w:listItem w:displayText="Please note that this session will not be recorded" w:value="Please note that this session will not be recorded"/>
                <w:listItem w:displayText="Please note that the recording link will be listed on this page when available" w:value="Please note that the recording link will be listed on this page when available"/>
              </w:comboBox>
            </w:sdtPr>
            <w:sdtContent>
              <w:p w14:paraId="757C60C0" w14:textId="661CAC60" w:rsidR="00CE03C2" w:rsidRDefault="00B17A7A">
                <w:r w:rsidRPr="000C43C3">
                  <w:rPr>
                    <w:rStyle w:val="PlaceholderText"/>
                  </w:rPr>
                  <w:t>Choose an item.</w:t>
                </w:r>
              </w:p>
            </w:sdtContent>
          </w:sdt>
          <w:p w14:paraId="3E0BB11F" w14:textId="0F826530" w:rsidR="004D42F5" w:rsidRDefault="004D42F5" w:rsidP="00CE03C2"/>
        </w:tc>
      </w:tr>
      <w:tr w:rsidR="45F2D347" w:rsidRPr="0000548C" w14:paraId="0576BDA8" w14:textId="77777777" w:rsidTr="00252426">
        <w:tblPrEx>
          <w:jc w:val="center"/>
          <w:tblLook w:val="06A0" w:firstRow="1" w:lastRow="0" w:firstColumn="1" w:lastColumn="0" w:noHBand="1" w:noVBand="1"/>
        </w:tblPrEx>
        <w:trPr>
          <w:jc w:val="center"/>
        </w:trPr>
        <w:tc>
          <w:tcPr>
            <w:tcW w:w="5382" w:type="dxa"/>
          </w:tcPr>
          <w:p w14:paraId="5F5F9779" w14:textId="048BAA46" w:rsidR="00525A5A" w:rsidRPr="0000548C" w:rsidRDefault="00525A5A" w:rsidP="45F2D347">
            <w:pPr>
              <w:rPr>
                <w:rFonts w:ascii="Calibri" w:eastAsia="Calibri" w:hAnsi="Calibri" w:cs="Calibri"/>
                <w:b/>
                <w:bCs/>
              </w:rPr>
            </w:pPr>
            <w:r w:rsidRPr="0000548C">
              <w:rPr>
                <w:rFonts w:ascii="Calibri" w:eastAsia="Calibri" w:hAnsi="Calibri" w:cs="Calibri"/>
                <w:b/>
                <w:bCs/>
              </w:rPr>
              <w:t>Image</w:t>
            </w:r>
            <w:r w:rsidR="00CD4525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00548C">
              <w:rPr>
                <w:rFonts w:ascii="Calibri" w:eastAsia="Calibri" w:hAnsi="Calibri" w:cs="Calibri"/>
                <w:b/>
                <w:bCs/>
              </w:rPr>
              <w:t xml:space="preserve">credit </w:t>
            </w:r>
            <w:r w:rsidR="00E06D1D">
              <w:rPr>
                <w:rFonts w:ascii="Calibri" w:eastAsia="Calibri" w:hAnsi="Calibri" w:cs="Calibri"/>
                <w:b/>
                <w:bCs/>
              </w:rPr>
              <w:t xml:space="preserve">details </w:t>
            </w:r>
            <w:r w:rsidR="00662A61" w:rsidRPr="0000548C">
              <w:rPr>
                <w:rFonts w:ascii="Calibri" w:eastAsia="Calibri" w:hAnsi="Calibri" w:cs="Calibri"/>
                <w:b/>
              </w:rPr>
              <w:t>and alt text</w:t>
            </w:r>
            <w:r w:rsidR="00662A61" w:rsidRPr="0000548C">
              <w:rPr>
                <w:rFonts w:ascii="Calibri" w:eastAsia="Calibri" w:hAnsi="Calibri" w:cs="Calibri"/>
                <w:bCs/>
              </w:rPr>
              <w:t xml:space="preserve"> </w:t>
            </w:r>
            <w:r w:rsidR="002753C1" w:rsidRPr="0066247C">
              <w:rPr>
                <w:rFonts w:ascii="Calibri" w:eastAsia="Calibri" w:hAnsi="Calibri" w:cs="Calibri"/>
                <w:bCs/>
                <w:i/>
                <w:iCs/>
              </w:rPr>
              <w:t>(not required for logos</w:t>
            </w:r>
            <w:r w:rsidR="003A71DF" w:rsidRPr="0066247C">
              <w:rPr>
                <w:rFonts w:ascii="Calibri" w:eastAsia="Calibri" w:hAnsi="Calibri" w:cs="Calibri"/>
                <w:bCs/>
                <w:i/>
                <w:iCs/>
              </w:rPr>
              <w:t xml:space="preserve"> or if you are completing form for external speaker only</w:t>
            </w:r>
            <w:r w:rsidR="002753C1" w:rsidRPr="0066247C">
              <w:rPr>
                <w:rFonts w:ascii="Calibri" w:eastAsia="Calibri" w:hAnsi="Calibri" w:cs="Calibri"/>
                <w:bCs/>
                <w:i/>
                <w:iCs/>
              </w:rPr>
              <w:t>)</w:t>
            </w:r>
          </w:p>
          <w:p w14:paraId="2123B79D" w14:textId="7247C05F" w:rsidR="00662A61" w:rsidRPr="0000548C" w:rsidRDefault="00662A61" w:rsidP="45F2D347">
            <w:pPr>
              <w:rPr>
                <w:rFonts w:ascii="Calibri" w:eastAsia="Calibri" w:hAnsi="Calibri" w:cs="Calibri"/>
                <w:bCs/>
                <w:i/>
              </w:rPr>
            </w:pPr>
          </w:p>
          <w:p w14:paraId="45AC0182" w14:textId="51CF4C5B" w:rsidR="00662A61" w:rsidRPr="0000548C" w:rsidRDefault="00662A61" w:rsidP="45F2D347">
            <w:pPr>
              <w:rPr>
                <w:rFonts w:ascii="Calibri" w:eastAsia="Calibri" w:hAnsi="Calibri" w:cs="Calibri"/>
                <w:bCs/>
                <w:i/>
              </w:rPr>
            </w:pPr>
            <w:r w:rsidRPr="0000548C">
              <w:rPr>
                <w:rFonts w:ascii="Calibri" w:eastAsia="Calibri" w:hAnsi="Calibri" w:cs="Calibri"/>
                <w:bCs/>
                <w:i/>
                <w:iCs/>
              </w:rPr>
              <w:t>Any images used should include alt text. This should describe the image for anyone unable to see it</w:t>
            </w:r>
            <w:r w:rsidR="00EE6287" w:rsidRPr="0000548C">
              <w:rPr>
                <w:rFonts w:ascii="Calibri" w:eastAsia="Calibri" w:hAnsi="Calibri" w:cs="Calibri"/>
                <w:bCs/>
                <w:i/>
                <w:iCs/>
              </w:rPr>
              <w:t>.</w:t>
            </w:r>
          </w:p>
          <w:p w14:paraId="1C9F3F8D" w14:textId="77777777" w:rsidR="004772C9" w:rsidRPr="0000548C" w:rsidRDefault="004772C9" w:rsidP="45F2D347">
            <w:pPr>
              <w:rPr>
                <w:rFonts w:ascii="Calibri" w:eastAsia="Calibri" w:hAnsi="Calibri" w:cs="Calibri"/>
                <w:bCs/>
                <w:i/>
              </w:rPr>
            </w:pPr>
          </w:p>
          <w:p w14:paraId="2E2AA686" w14:textId="77777777" w:rsidR="00E06D1D" w:rsidRDefault="00525A5A" w:rsidP="00E06D1D">
            <w:pPr>
              <w:rPr>
                <w:rFonts w:ascii="Calibri" w:eastAsia="Calibri" w:hAnsi="Calibri" w:cs="Calibri"/>
                <w:bCs/>
                <w:i/>
              </w:rPr>
            </w:pPr>
            <w:r w:rsidRPr="0000548C">
              <w:rPr>
                <w:rFonts w:ascii="Calibri" w:eastAsia="Calibri" w:hAnsi="Calibri" w:cs="Calibri"/>
                <w:bCs/>
                <w:i/>
              </w:rPr>
              <w:t xml:space="preserve">We will assume you have </w:t>
            </w:r>
            <w:r w:rsidR="119593EA" w:rsidRPr="0000548C">
              <w:rPr>
                <w:rFonts w:ascii="Calibri" w:eastAsia="Calibri" w:hAnsi="Calibri" w:cs="Calibri"/>
                <w:bCs/>
                <w:i/>
              </w:rPr>
              <w:t>permission to use for your marketing</w:t>
            </w:r>
            <w:r w:rsidR="00EE6287" w:rsidRPr="0000548C">
              <w:rPr>
                <w:rFonts w:ascii="Calibri" w:eastAsia="Calibri" w:hAnsi="Calibri" w:cs="Calibri"/>
                <w:bCs/>
                <w:i/>
              </w:rPr>
              <w:t>.</w:t>
            </w:r>
          </w:p>
          <w:p w14:paraId="77E97ED3" w14:textId="77777777" w:rsidR="004772C9" w:rsidRDefault="004772C9" w:rsidP="00E06D1D">
            <w:pPr>
              <w:rPr>
                <w:rFonts w:ascii="Calibri" w:eastAsia="Calibri" w:hAnsi="Calibri" w:cs="Calibri"/>
                <w:bCs/>
                <w:i/>
              </w:rPr>
            </w:pPr>
          </w:p>
          <w:p w14:paraId="72C35F2D" w14:textId="2EE63B7B" w:rsidR="004772C9" w:rsidRPr="00252426" w:rsidRDefault="004772C9" w:rsidP="00E06D1D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Please do not paste images into this table. Upload them to the form</w:t>
            </w:r>
          </w:p>
        </w:tc>
        <w:sdt>
          <w:sdtPr>
            <w:rPr>
              <w:rFonts w:ascii="Calibri" w:eastAsia="Calibri" w:hAnsi="Calibri" w:cs="Calibri"/>
            </w:rPr>
            <w:id w:val="2106064601"/>
            <w:placeholder>
              <w:docPart w:val="6F4C292D5E814DD8A666D017F39CA572"/>
            </w:placeholder>
            <w:showingPlcHdr/>
          </w:sdtPr>
          <w:sdtContent>
            <w:tc>
              <w:tcPr>
                <w:tcW w:w="5812" w:type="dxa"/>
              </w:tcPr>
              <w:p w14:paraId="1D307B59" w14:textId="147D5C70" w:rsidR="45F2D347" w:rsidRPr="0000548C" w:rsidRDefault="007D77B9" w:rsidP="45F2D347">
                <w:pPr>
                  <w:rPr>
                    <w:rFonts w:ascii="Calibri" w:eastAsia="Calibri" w:hAnsi="Calibri" w:cs="Calibri"/>
                  </w:rPr>
                </w:pPr>
                <w:r w:rsidRPr="0000548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4D42F5" w:rsidRPr="0000548C" w14:paraId="1438F0A5" w14:textId="77777777" w:rsidTr="00252426">
        <w:trPr>
          <w:trHeight w:val="893"/>
        </w:trPr>
        <w:tc>
          <w:tcPr>
            <w:tcW w:w="5382" w:type="dxa"/>
          </w:tcPr>
          <w:p w14:paraId="7D2F8FAD" w14:textId="45ED0257" w:rsidR="004D42F5" w:rsidRDefault="004D42F5" w:rsidP="00F1170F">
            <w:pPr>
              <w:rPr>
                <w:rFonts w:ascii="Calibri" w:eastAsia="Calibri" w:hAnsi="Calibri" w:cs="Calibri"/>
                <w:b/>
                <w:bCs/>
              </w:rPr>
            </w:pPr>
            <w:r w:rsidRPr="0000548C">
              <w:rPr>
                <w:rFonts w:ascii="Calibri" w:eastAsia="Calibri" w:hAnsi="Calibri" w:cs="Calibri"/>
                <w:b/>
                <w:bCs/>
              </w:rPr>
              <w:t xml:space="preserve">Venue </w:t>
            </w:r>
          </w:p>
          <w:p w14:paraId="4FB4175D" w14:textId="24B177B5" w:rsidR="0066247C" w:rsidRPr="0066247C" w:rsidRDefault="0066247C" w:rsidP="00F1170F">
            <w:pPr>
              <w:rPr>
                <w:rFonts w:ascii="Calibri" w:eastAsia="Calibri" w:hAnsi="Calibri" w:cs="Calibri"/>
                <w:i/>
                <w:iCs/>
              </w:rPr>
            </w:pPr>
            <w:r w:rsidRPr="0066247C">
              <w:rPr>
                <w:rFonts w:ascii="Calibri" w:eastAsia="Calibri" w:hAnsi="Calibri" w:cs="Calibri"/>
                <w:i/>
                <w:iCs/>
              </w:rPr>
              <w:t>(Optional if virtual only)</w:t>
            </w:r>
          </w:p>
          <w:p w14:paraId="149A8BEB" w14:textId="782BEDE3" w:rsidR="004D42F5" w:rsidRPr="00252426" w:rsidRDefault="00AC0732" w:rsidP="00F1170F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 xml:space="preserve">Add </w:t>
            </w:r>
            <w:r w:rsidR="004D42F5" w:rsidRPr="222E3B24">
              <w:rPr>
                <w:rFonts w:ascii="Calibri" w:eastAsia="Calibri" w:hAnsi="Calibri" w:cs="Calibri"/>
                <w:i/>
                <w:iCs/>
              </w:rPr>
              <w:t>LSHTM room details</w:t>
            </w:r>
            <w:r w:rsidR="00252426">
              <w:rPr>
                <w:rFonts w:ascii="Calibri" w:eastAsia="Calibri" w:hAnsi="Calibri" w:cs="Calibri"/>
                <w:i/>
                <w:iCs/>
              </w:rPr>
              <w:t xml:space="preserve"> with ServiceDesk room booking </w:t>
            </w:r>
            <w:r w:rsidR="00CE03C2">
              <w:rPr>
                <w:rFonts w:ascii="Calibri" w:eastAsia="Calibri" w:hAnsi="Calibri" w:cs="Calibri"/>
                <w:i/>
                <w:iCs/>
              </w:rPr>
              <w:t>reference no.</w:t>
            </w:r>
            <w:r w:rsidR="004D42F5" w:rsidRPr="222E3B24">
              <w:rPr>
                <w:rFonts w:ascii="Calibri" w:eastAsia="Calibri" w:hAnsi="Calibri" w:cs="Calibri"/>
                <w:i/>
                <w:iCs/>
              </w:rPr>
              <w:t xml:space="preserve"> or if an external venue, please confirm the full address and room.</w:t>
            </w:r>
          </w:p>
        </w:tc>
        <w:sdt>
          <w:sdtPr>
            <w:id w:val="-503203730"/>
            <w:placeholder>
              <w:docPart w:val="5BEC6A639BB94C3A8394F5D932636BD4"/>
            </w:placeholder>
            <w:showingPlcHdr/>
          </w:sdtPr>
          <w:sdtContent>
            <w:tc>
              <w:tcPr>
                <w:tcW w:w="5812" w:type="dxa"/>
              </w:tcPr>
              <w:p w14:paraId="07F67025" w14:textId="006ED094" w:rsidR="004D42F5" w:rsidRPr="0000548C" w:rsidRDefault="00C674D7" w:rsidP="00C254B7">
                <w:ins w:id="1" w:author="Microsoft Word" w:date="2025-06-05T15:12:00Z">
                  <w:r w:rsidRPr="0000548C">
                    <w:rPr>
                      <w:rStyle w:val="PlaceholderText"/>
                    </w:rPr>
                    <w:t>Click or tap here to enter text.</w:t>
                  </w:r>
                </w:ins>
              </w:p>
            </w:tc>
          </w:sdtContent>
        </w:sdt>
      </w:tr>
      <w:tr w:rsidR="00AC0732" w:rsidRPr="0000548C" w14:paraId="0811F07A" w14:textId="77777777" w:rsidTr="00252426">
        <w:trPr>
          <w:trHeight w:val="835"/>
        </w:trPr>
        <w:tc>
          <w:tcPr>
            <w:tcW w:w="5382" w:type="dxa"/>
          </w:tcPr>
          <w:p w14:paraId="3743711A" w14:textId="77777777" w:rsidR="00AC0732" w:rsidRPr="00AC0732" w:rsidRDefault="00AC0732" w:rsidP="00F1170F">
            <w:pPr>
              <w:rPr>
                <w:rFonts w:ascii="Calibri" w:eastAsia="Calibri" w:hAnsi="Calibri" w:cs="Calibri"/>
                <w:b/>
                <w:bCs/>
              </w:rPr>
            </w:pPr>
            <w:r w:rsidRPr="00AC0732">
              <w:rPr>
                <w:rFonts w:ascii="Calibri" w:eastAsia="Calibri" w:hAnsi="Calibri" w:cs="Calibri"/>
                <w:b/>
                <w:bCs/>
              </w:rPr>
              <w:t>Zoom link</w:t>
            </w:r>
          </w:p>
          <w:p w14:paraId="4C8C794F" w14:textId="01DCD692" w:rsidR="0066247C" w:rsidRPr="0066247C" w:rsidRDefault="0066247C" w:rsidP="0066247C">
            <w:pPr>
              <w:rPr>
                <w:rFonts w:ascii="Calibri" w:eastAsia="Calibri" w:hAnsi="Calibri" w:cs="Calibri"/>
                <w:i/>
                <w:iCs/>
              </w:rPr>
            </w:pPr>
            <w:r w:rsidRPr="0066247C">
              <w:rPr>
                <w:rFonts w:ascii="Calibri" w:eastAsia="Calibri" w:hAnsi="Calibri" w:cs="Calibri"/>
                <w:i/>
                <w:iCs/>
              </w:rPr>
              <w:t xml:space="preserve">(Optional if </w:t>
            </w:r>
            <w:r>
              <w:rPr>
                <w:rFonts w:ascii="Calibri" w:eastAsia="Calibri" w:hAnsi="Calibri" w:cs="Calibri"/>
                <w:i/>
                <w:iCs/>
              </w:rPr>
              <w:t xml:space="preserve">in person </w:t>
            </w:r>
            <w:r w:rsidRPr="0066247C">
              <w:rPr>
                <w:rFonts w:ascii="Calibri" w:eastAsia="Calibri" w:hAnsi="Calibri" w:cs="Calibri"/>
                <w:i/>
                <w:iCs/>
              </w:rPr>
              <w:t>only)</w:t>
            </w:r>
          </w:p>
          <w:p w14:paraId="336D09E3" w14:textId="13273FCE" w:rsidR="00AC0732" w:rsidRPr="0000548C" w:rsidRDefault="00AC0732" w:rsidP="00F1170F">
            <w:pPr>
              <w:rPr>
                <w:rFonts w:ascii="Calibri" w:eastAsia="Calibri" w:hAnsi="Calibri" w:cs="Calibri"/>
                <w:b/>
                <w:bCs/>
              </w:rPr>
            </w:pPr>
            <w:r w:rsidRPr="0000548C">
              <w:rPr>
                <w:rFonts w:ascii="Calibri" w:eastAsia="Calibri" w:hAnsi="Calibri" w:cs="Calibri"/>
                <w:i/>
                <w:iCs/>
              </w:rPr>
              <w:t>For public-facing events, Zoom Webinar must be used.</w:t>
            </w:r>
            <w:r>
              <w:rPr>
                <w:rFonts w:ascii="Calibri" w:eastAsia="Calibri" w:hAnsi="Calibri" w:cs="Calibri"/>
                <w:i/>
                <w:iCs/>
              </w:rPr>
              <w:t xml:space="preserve"> For internal-only events, Zoom Meeting can be used.</w:t>
            </w:r>
          </w:p>
        </w:tc>
        <w:sdt>
          <w:sdtPr>
            <w:id w:val="-526557966"/>
            <w:placeholder>
              <w:docPart w:val="80DAC2893AFA40C086FE6CABAAF1CF50"/>
            </w:placeholder>
            <w:showingPlcHdr/>
          </w:sdtPr>
          <w:sdtContent>
            <w:tc>
              <w:tcPr>
                <w:tcW w:w="5812" w:type="dxa"/>
              </w:tcPr>
              <w:p w14:paraId="7921283F" w14:textId="0C80DC06" w:rsidR="00AC0732" w:rsidRDefault="00D05D2B" w:rsidP="00F1170F">
                <w:r>
                  <w:t xml:space="preserve"> </w:t>
                </w:r>
                <w:ins w:id="2" w:author="Microsoft Word" w:date="2025-06-05T15:12:00Z">
                  <w:r w:rsidR="00C674D7" w:rsidRPr="0000548C">
                    <w:rPr>
                      <w:rStyle w:val="PlaceholderText"/>
                    </w:rPr>
                    <w:t>Click or tap here to enter text.</w:t>
                  </w:r>
                </w:ins>
              </w:p>
            </w:tc>
          </w:sdtContent>
        </w:sdt>
      </w:tr>
      <w:tr w:rsidR="002753C1" w:rsidRPr="0000548C" w14:paraId="40B8B8F5" w14:textId="77777777" w:rsidTr="00252426">
        <w:tblPrEx>
          <w:jc w:val="center"/>
          <w:tblLook w:val="06A0" w:firstRow="1" w:lastRow="0" w:firstColumn="1" w:lastColumn="0" w:noHBand="1" w:noVBand="1"/>
        </w:tblPrEx>
        <w:trPr>
          <w:jc w:val="center"/>
        </w:trPr>
        <w:tc>
          <w:tcPr>
            <w:tcW w:w="5382" w:type="dxa"/>
          </w:tcPr>
          <w:p w14:paraId="2839A06C" w14:textId="72DDEA42" w:rsidR="002753C1" w:rsidRPr="0000548C" w:rsidRDefault="002753C1" w:rsidP="45F2D347">
            <w:pPr>
              <w:rPr>
                <w:rFonts w:ascii="Calibri" w:eastAsia="Calibri" w:hAnsi="Calibri" w:cs="Calibri"/>
                <w:b/>
                <w:bCs/>
              </w:rPr>
            </w:pPr>
            <w:r w:rsidRPr="0000548C">
              <w:rPr>
                <w:rFonts w:ascii="Calibri" w:eastAsia="Calibri" w:hAnsi="Calibri" w:cs="Calibri"/>
                <w:b/>
                <w:bCs/>
              </w:rPr>
              <w:t>Event date</w:t>
            </w:r>
          </w:p>
        </w:tc>
        <w:tc>
          <w:tcPr>
            <w:tcW w:w="5812" w:type="dxa"/>
          </w:tcPr>
          <w:p w14:paraId="45CC1119" w14:textId="19081FDE" w:rsidR="002753C1" w:rsidRPr="0000548C" w:rsidRDefault="00000000" w:rsidP="45F2D347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1250621113"/>
                <w:placeholder>
                  <w:docPart w:val="CE3D128F70674D1BA217CE3AB4E180A2"/>
                </w:placeholder>
                <w:showingPlcHdr/>
                <w:date w:fullDate="2025-07-15T00:00:00Z">
                  <w:dateFormat w:val="dd/MM/yyyy"/>
                  <w:lid w:val="en-GB"/>
                  <w:storeMappedDataAs w:val="dateTime"/>
                  <w:calendar w:val="gregorian"/>
                </w:date>
              </w:sdtPr>
              <w:sdtContent>
                <w:r w:rsidR="00C674D7" w:rsidRPr="0000548C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2753C1" w:rsidRPr="0000548C" w14:paraId="496547B5" w14:textId="77777777" w:rsidTr="00252426">
        <w:tblPrEx>
          <w:jc w:val="center"/>
          <w:tblLook w:val="06A0" w:firstRow="1" w:lastRow="0" w:firstColumn="1" w:lastColumn="0" w:noHBand="1" w:noVBand="1"/>
        </w:tblPrEx>
        <w:trPr>
          <w:jc w:val="center"/>
        </w:trPr>
        <w:tc>
          <w:tcPr>
            <w:tcW w:w="5382" w:type="dxa"/>
          </w:tcPr>
          <w:p w14:paraId="7F2AB786" w14:textId="613FAC8A" w:rsidR="002753C1" w:rsidRPr="0000548C" w:rsidRDefault="002753C1" w:rsidP="45F2D347">
            <w:pPr>
              <w:rPr>
                <w:rFonts w:ascii="Calibri" w:eastAsia="Calibri" w:hAnsi="Calibri" w:cs="Calibri"/>
                <w:b/>
                <w:bCs/>
              </w:rPr>
            </w:pPr>
            <w:r w:rsidRPr="0000548C">
              <w:rPr>
                <w:rFonts w:ascii="Calibri" w:eastAsia="Calibri" w:hAnsi="Calibri" w:cs="Calibri"/>
                <w:b/>
                <w:bCs/>
              </w:rPr>
              <w:t>Event start time</w:t>
            </w:r>
          </w:p>
        </w:tc>
        <w:tc>
          <w:tcPr>
            <w:tcW w:w="5812" w:type="dxa"/>
          </w:tcPr>
          <w:p w14:paraId="24CF8D1D" w14:textId="064C6332" w:rsidR="002753C1" w:rsidRPr="0000548C" w:rsidRDefault="00000000" w:rsidP="45F2D347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-205654744"/>
                <w:placeholder>
                  <w:docPart w:val="AA96D8D460384F1F85FBE74DC7FF0361"/>
                </w:placeholder>
                <w:showingPlcHdr/>
              </w:sdtPr>
              <w:sdtContent>
                <w:r w:rsidR="00C674D7" w:rsidRPr="0000548C">
                  <w:rPr>
                    <w:rStyle w:val="PlaceholderText"/>
                  </w:rPr>
                  <w:t>Click or tap here to enter text.</w:t>
                </w:r>
              </w:sdtContent>
            </w:sdt>
            <w:r w:rsidR="002753C1" w:rsidRPr="0000548C">
              <w:rPr>
                <w:rFonts w:ascii="Calibri" w:eastAsia="Calibri" w:hAnsi="Calibri" w:cs="Calibri"/>
              </w:rPr>
              <w:t xml:space="preserve"> (24 HR)</w:t>
            </w:r>
          </w:p>
        </w:tc>
      </w:tr>
      <w:tr w:rsidR="002753C1" w:rsidRPr="0000548C" w14:paraId="38EA0544" w14:textId="77777777" w:rsidTr="00252426">
        <w:tblPrEx>
          <w:jc w:val="center"/>
          <w:tblLook w:val="06A0" w:firstRow="1" w:lastRow="0" w:firstColumn="1" w:lastColumn="0" w:noHBand="1" w:noVBand="1"/>
        </w:tblPrEx>
        <w:trPr>
          <w:jc w:val="center"/>
        </w:trPr>
        <w:tc>
          <w:tcPr>
            <w:tcW w:w="5382" w:type="dxa"/>
          </w:tcPr>
          <w:p w14:paraId="1ED76472" w14:textId="296DE500" w:rsidR="002753C1" w:rsidRPr="0000548C" w:rsidRDefault="002753C1" w:rsidP="45F2D347">
            <w:pPr>
              <w:rPr>
                <w:rFonts w:ascii="Calibri" w:eastAsia="Calibri" w:hAnsi="Calibri" w:cs="Calibri"/>
                <w:b/>
                <w:bCs/>
              </w:rPr>
            </w:pPr>
            <w:r w:rsidRPr="0000548C">
              <w:rPr>
                <w:rFonts w:ascii="Calibri" w:eastAsia="Calibri" w:hAnsi="Calibri" w:cs="Calibri"/>
                <w:b/>
                <w:bCs/>
              </w:rPr>
              <w:t>Event end time</w:t>
            </w:r>
          </w:p>
        </w:tc>
        <w:tc>
          <w:tcPr>
            <w:tcW w:w="5812" w:type="dxa"/>
          </w:tcPr>
          <w:p w14:paraId="48351EC3" w14:textId="162A6241" w:rsidR="002753C1" w:rsidRPr="0000548C" w:rsidRDefault="00000000" w:rsidP="45F2D347">
            <w:pPr>
              <w:rPr>
                <w:rFonts w:ascii="Calibri" w:eastAsia="Calibri" w:hAnsi="Calibri" w:cs="Calibri"/>
              </w:rPr>
            </w:pPr>
            <w:sdt>
              <w:sdtPr>
                <w:rPr>
                  <w:rFonts w:ascii="Calibri" w:eastAsia="Calibri" w:hAnsi="Calibri" w:cs="Calibri"/>
                </w:rPr>
                <w:id w:val="718092915"/>
                <w:placeholder>
                  <w:docPart w:val="772A9546B6514327942936EEA444BB08"/>
                </w:placeholder>
                <w:showingPlcHdr/>
              </w:sdtPr>
              <w:sdtContent>
                <w:r w:rsidR="00C674D7" w:rsidRPr="0000548C">
                  <w:rPr>
                    <w:rStyle w:val="PlaceholderText"/>
                  </w:rPr>
                  <w:t>Click or tap here to enter text.</w:t>
                </w:r>
              </w:sdtContent>
            </w:sdt>
            <w:r w:rsidR="002753C1" w:rsidRPr="0000548C">
              <w:rPr>
                <w:rFonts w:ascii="Calibri" w:eastAsia="Calibri" w:hAnsi="Calibri" w:cs="Calibri"/>
              </w:rPr>
              <w:t xml:space="preserve"> (24 HR)</w:t>
            </w:r>
          </w:p>
        </w:tc>
      </w:tr>
      <w:tr w:rsidR="002753C1" w:rsidRPr="0000548C" w14:paraId="1E5914E2" w14:textId="77777777" w:rsidTr="00252426">
        <w:tblPrEx>
          <w:jc w:val="center"/>
          <w:tblLook w:val="06A0" w:firstRow="1" w:lastRow="0" w:firstColumn="1" w:lastColumn="0" w:noHBand="1" w:noVBand="1"/>
        </w:tblPrEx>
        <w:trPr>
          <w:jc w:val="center"/>
        </w:trPr>
        <w:tc>
          <w:tcPr>
            <w:tcW w:w="5382" w:type="dxa"/>
          </w:tcPr>
          <w:p w14:paraId="7D72CF45" w14:textId="569F1D75" w:rsidR="002753C1" w:rsidRPr="0000548C" w:rsidRDefault="002753C1" w:rsidP="45F2D347">
            <w:pPr>
              <w:rPr>
                <w:rFonts w:ascii="Calibri" w:eastAsia="Calibri" w:hAnsi="Calibri" w:cs="Calibri"/>
                <w:b/>
                <w:bCs/>
              </w:rPr>
            </w:pPr>
            <w:r w:rsidRPr="0000548C">
              <w:rPr>
                <w:rFonts w:ascii="Calibri" w:eastAsia="Calibri" w:hAnsi="Calibri" w:cs="Calibri"/>
                <w:b/>
                <w:bCs/>
              </w:rPr>
              <w:t xml:space="preserve">Timezone </w:t>
            </w:r>
            <w:r w:rsidRPr="0000548C">
              <w:rPr>
                <w:rFonts w:ascii="Calibri" w:eastAsia="Calibri" w:hAnsi="Calibri" w:cs="Calibri"/>
                <w:bCs/>
              </w:rPr>
              <w:t>(If not UK time)</w:t>
            </w:r>
          </w:p>
        </w:tc>
        <w:tc>
          <w:tcPr>
            <w:tcW w:w="5812" w:type="dxa"/>
          </w:tcPr>
          <w:p w14:paraId="388696EF" w14:textId="77777777" w:rsidR="002753C1" w:rsidRPr="0000548C" w:rsidRDefault="002753C1" w:rsidP="45F2D347">
            <w:pPr>
              <w:rPr>
                <w:rFonts w:ascii="Calibri" w:eastAsia="Calibri" w:hAnsi="Calibri" w:cs="Calibri"/>
              </w:rPr>
            </w:pPr>
          </w:p>
        </w:tc>
      </w:tr>
      <w:tr w:rsidR="00376E5F" w:rsidRPr="0000548C" w14:paraId="0322164B" w14:textId="77777777" w:rsidTr="00252426">
        <w:tblPrEx>
          <w:jc w:val="center"/>
          <w:tblLook w:val="06A0" w:firstRow="1" w:lastRow="0" w:firstColumn="1" w:lastColumn="0" w:noHBand="1" w:noVBand="1"/>
        </w:tblPrEx>
        <w:trPr>
          <w:jc w:val="center"/>
        </w:trPr>
        <w:tc>
          <w:tcPr>
            <w:tcW w:w="5382" w:type="dxa"/>
          </w:tcPr>
          <w:p w14:paraId="79F4414E" w14:textId="06545653" w:rsidR="00252426" w:rsidRPr="00006D7B" w:rsidRDefault="00376E5F" w:rsidP="45F2D34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Admission options</w:t>
            </w:r>
          </w:p>
          <w:p w14:paraId="2EEC356B" w14:textId="5B06FFFF" w:rsidR="00376E5F" w:rsidRPr="00376E5F" w:rsidRDefault="00AC0732" w:rsidP="45F2D347">
            <w:pPr>
              <w:rPr>
                <w:rFonts w:ascii="Calibri" w:eastAsia="Calibri" w:hAnsi="Calibri" w:cs="Calibri"/>
                <w:i/>
                <w:iCs/>
              </w:rPr>
            </w:pPr>
            <w:r w:rsidRPr="0000548C">
              <w:rPr>
                <w:rFonts w:ascii="Calibri" w:eastAsia="Calibri" w:hAnsi="Calibri" w:cs="Calibri"/>
                <w:i/>
                <w:iCs/>
                <w:lang w:val="en-GB"/>
              </w:rPr>
              <w:t xml:space="preserve">Please note registration is not permitted unless there is a specific requirement </w:t>
            </w:r>
            <w:r>
              <w:rPr>
                <w:rFonts w:ascii="Calibri" w:eastAsia="Calibri" w:hAnsi="Calibri" w:cs="Calibri"/>
                <w:i/>
                <w:iCs/>
                <w:lang w:val="en-GB"/>
              </w:rPr>
              <w:t>(</w:t>
            </w:r>
            <w:hyperlink r:id="rId19" w:history="1">
              <w:r w:rsidR="00006D7B" w:rsidRPr="00006D7B">
                <w:rPr>
                  <w:rStyle w:val="Hyperlink"/>
                  <w:rFonts w:ascii="Calibri" w:eastAsia="Calibri" w:hAnsi="Calibri" w:cs="Calibri"/>
                  <w:i/>
                  <w:iCs/>
                  <w:lang w:val="en-GB"/>
                </w:rPr>
                <w:t>see events guide</w:t>
              </w:r>
            </w:hyperlink>
            <w:r>
              <w:rPr>
                <w:rFonts w:ascii="Calibri" w:eastAsia="Calibri" w:hAnsi="Calibri" w:cs="Calibri"/>
                <w:i/>
                <w:iCs/>
                <w:lang w:val="en-GB"/>
              </w:rPr>
              <w:t>)</w:t>
            </w:r>
          </w:p>
        </w:tc>
        <w:tc>
          <w:tcPr>
            <w:tcW w:w="5812" w:type="dxa"/>
          </w:tcPr>
          <w:sdt>
            <w:sdtPr>
              <w:rPr>
                <w:rFonts w:ascii="Calibri" w:eastAsia="Calibri" w:hAnsi="Calibri" w:cs="Calibri"/>
              </w:rPr>
              <w:id w:val="1977031210"/>
              <w:placeholder>
                <w:docPart w:val="DefaultPlaceholder_-1854013438"/>
              </w:placeholder>
              <w:showingPlcHdr/>
              <w:comboBox>
                <w:listItem w:value="Choose an item."/>
                <w:listItem w:displayText="Free and open to all. No registration required" w:value="Free and open to all. No registration required"/>
                <w:listItem w:displayText="Registration required" w:value="Registration required"/>
              </w:comboBox>
            </w:sdtPr>
            <w:sdtContent>
              <w:p w14:paraId="6FF23862" w14:textId="4E199275" w:rsidR="00006D7B" w:rsidRDefault="00C674D7" w:rsidP="45F2D347">
                <w:pPr>
                  <w:rPr>
                    <w:rFonts w:ascii="Calibri" w:eastAsia="Calibri" w:hAnsi="Calibri" w:cs="Calibri"/>
                  </w:rPr>
                </w:pPr>
                <w:r w:rsidRPr="000C43C3">
                  <w:rPr>
                    <w:rStyle w:val="PlaceholderText"/>
                  </w:rPr>
                  <w:t>Choose an item.</w:t>
                </w:r>
              </w:p>
            </w:sdtContent>
          </w:sdt>
          <w:p w14:paraId="48F306C3" w14:textId="6A52E8F0" w:rsidR="00376E5F" w:rsidRDefault="00376E5F" w:rsidP="45F2D347">
            <w:pPr>
              <w:rPr>
                <w:rFonts w:ascii="Calibri" w:eastAsia="Calibri" w:hAnsi="Calibri" w:cs="Calibri"/>
              </w:rPr>
            </w:pPr>
          </w:p>
          <w:p w14:paraId="36CA1F5D" w14:textId="2A7B824C" w:rsidR="00376E5F" w:rsidRPr="0000548C" w:rsidRDefault="00376E5F" w:rsidP="45F2D347">
            <w:pPr>
              <w:rPr>
                <w:rFonts w:ascii="Calibri" w:eastAsia="Calibri" w:hAnsi="Calibri" w:cs="Calibri"/>
              </w:rPr>
            </w:pPr>
          </w:p>
        </w:tc>
      </w:tr>
      <w:tr w:rsidR="002753C1" w:rsidRPr="0000548C" w14:paraId="5A282584" w14:textId="77777777" w:rsidTr="00252426">
        <w:tblPrEx>
          <w:jc w:val="center"/>
          <w:tblLook w:val="06A0" w:firstRow="1" w:lastRow="0" w:firstColumn="1" w:lastColumn="0" w:noHBand="1" w:noVBand="1"/>
        </w:tblPrEx>
        <w:trPr>
          <w:jc w:val="center"/>
        </w:trPr>
        <w:tc>
          <w:tcPr>
            <w:tcW w:w="5382" w:type="dxa"/>
          </w:tcPr>
          <w:p w14:paraId="331A88AB" w14:textId="0D93760E" w:rsidR="002753C1" w:rsidRPr="0000548C" w:rsidRDefault="002753C1" w:rsidP="45F2D347">
            <w:pPr>
              <w:rPr>
                <w:rFonts w:ascii="Calibri" w:eastAsia="Calibri" w:hAnsi="Calibri" w:cs="Calibri"/>
                <w:b/>
                <w:bCs/>
              </w:rPr>
            </w:pPr>
            <w:r w:rsidRPr="0000548C">
              <w:rPr>
                <w:rFonts w:ascii="Calibri" w:eastAsia="Calibri" w:hAnsi="Calibri" w:cs="Calibri"/>
                <w:b/>
                <w:bCs/>
              </w:rPr>
              <w:t>Event contact</w:t>
            </w:r>
          </w:p>
        </w:tc>
        <w:tc>
          <w:tcPr>
            <w:tcW w:w="5812" w:type="dxa"/>
          </w:tcPr>
          <w:p w14:paraId="25134EA1" w14:textId="300901F6" w:rsidR="002753C1" w:rsidRPr="0000548C" w:rsidRDefault="002753C1" w:rsidP="45F2D347">
            <w:pPr>
              <w:rPr>
                <w:rFonts w:ascii="Calibri" w:eastAsia="Calibri" w:hAnsi="Calibri" w:cs="Calibri"/>
              </w:rPr>
            </w:pPr>
            <w:r w:rsidRPr="0000548C">
              <w:rPr>
                <w:rFonts w:ascii="Calibri" w:eastAsia="Calibri" w:hAnsi="Calibri" w:cs="Calibri"/>
              </w:rPr>
              <w:t>Name:</w:t>
            </w:r>
            <w:sdt>
              <w:sdtPr>
                <w:rPr>
                  <w:rFonts w:ascii="Calibri" w:eastAsia="Calibri" w:hAnsi="Calibri" w:cs="Calibri"/>
                </w:rPr>
                <w:id w:val="138461842"/>
                <w:placeholder>
                  <w:docPart w:val="2CBAF313C6BE4623BD0450DB51409B3D"/>
                </w:placeholder>
                <w:showingPlcHdr/>
              </w:sdtPr>
              <w:sdtContent>
                <w:r w:rsidR="00C674D7" w:rsidRPr="0000548C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1BF9D334" w14:textId="1EF337FF" w:rsidR="002753C1" w:rsidRPr="0000548C" w:rsidRDefault="002753C1" w:rsidP="45F2D347">
            <w:pPr>
              <w:rPr>
                <w:rFonts w:ascii="Calibri" w:eastAsia="Calibri" w:hAnsi="Calibri" w:cs="Calibri"/>
              </w:rPr>
            </w:pPr>
            <w:r w:rsidRPr="0000548C">
              <w:rPr>
                <w:rFonts w:ascii="Calibri" w:eastAsia="Calibri" w:hAnsi="Calibri" w:cs="Calibri"/>
              </w:rPr>
              <w:t xml:space="preserve">Email: </w:t>
            </w:r>
            <w:sdt>
              <w:sdtPr>
                <w:rPr>
                  <w:rFonts w:ascii="Calibri" w:eastAsia="Calibri" w:hAnsi="Calibri" w:cs="Calibri"/>
                </w:rPr>
                <w:id w:val="-1265920818"/>
                <w:placeholder>
                  <w:docPart w:val="8A87B222541046AA8E612B8BE027448C"/>
                </w:placeholder>
                <w:showingPlcHdr/>
              </w:sdtPr>
              <w:sdtContent>
                <w:r w:rsidR="00031A65" w:rsidRPr="0000548C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2753C1" w:rsidRPr="0000548C" w14:paraId="76DDC7AC" w14:textId="77777777" w:rsidTr="00252426">
        <w:tblPrEx>
          <w:jc w:val="center"/>
          <w:tblLook w:val="06A0" w:firstRow="1" w:lastRow="0" w:firstColumn="1" w:lastColumn="0" w:noHBand="1" w:noVBand="1"/>
        </w:tblPrEx>
        <w:trPr>
          <w:jc w:val="center"/>
        </w:trPr>
        <w:tc>
          <w:tcPr>
            <w:tcW w:w="5382" w:type="dxa"/>
          </w:tcPr>
          <w:p w14:paraId="01CC08A7" w14:textId="5D3E274F" w:rsidR="002753C1" w:rsidRPr="0000548C" w:rsidRDefault="0066247C" w:rsidP="45F2D347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LSHTM </w:t>
            </w:r>
            <w:r w:rsidR="002753C1" w:rsidRPr="0000548C">
              <w:rPr>
                <w:rFonts w:ascii="Calibri" w:eastAsia="Calibri" w:hAnsi="Calibri" w:cs="Calibri"/>
                <w:b/>
                <w:bCs/>
              </w:rPr>
              <w:t>Project/Group</w:t>
            </w:r>
          </w:p>
          <w:p w14:paraId="0C9C59DB" w14:textId="5EEEED38" w:rsidR="002753C1" w:rsidRPr="0000548C" w:rsidRDefault="0066247C" w:rsidP="45F2D347">
            <w:pPr>
              <w:rPr>
                <w:rFonts w:ascii="Calibri" w:eastAsia="Calibri" w:hAnsi="Calibri" w:cs="Calibri"/>
                <w:bCs/>
                <w:i/>
              </w:rPr>
            </w:pPr>
            <w:r>
              <w:rPr>
                <w:rFonts w:ascii="Calibri" w:eastAsia="Calibri" w:hAnsi="Calibri" w:cs="Calibri"/>
                <w:bCs/>
                <w:i/>
              </w:rPr>
              <w:t>Optional - i</w:t>
            </w:r>
            <w:r w:rsidR="002753C1" w:rsidRPr="0000548C">
              <w:rPr>
                <w:rFonts w:ascii="Calibri" w:eastAsia="Calibri" w:hAnsi="Calibri" w:cs="Calibri"/>
                <w:bCs/>
                <w:i/>
              </w:rPr>
              <w:t xml:space="preserve">f linked to </w:t>
            </w:r>
            <w:r w:rsidR="00006D7B">
              <w:rPr>
                <w:rFonts w:ascii="Calibri" w:eastAsia="Calibri" w:hAnsi="Calibri" w:cs="Calibri"/>
                <w:bCs/>
                <w:i/>
              </w:rPr>
              <w:t>a LSHTM project/group</w:t>
            </w:r>
            <w:r w:rsidR="002753C1" w:rsidRPr="0000548C">
              <w:rPr>
                <w:rFonts w:ascii="Calibri" w:eastAsia="Calibri" w:hAnsi="Calibri" w:cs="Calibri"/>
                <w:bCs/>
                <w:i/>
              </w:rPr>
              <w:t xml:space="preserve">, please add link to </w:t>
            </w:r>
            <w:r w:rsidR="00564AEC" w:rsidRPr="0000548C">
              <w:rPr>
                <w:rFonts w:ascii="Calibri" w:eastAsia="Calibri" w:hAnsi="Calibri" w:cs="Calibri"/>
                <w:bCs/>
                <w:i/>
              </w:rPr>
              <w:t>website landing page</w:t>
            </w:r>
          </w:p>
        </w:tc>
        <w:sdt>
          <w:sdtPr>
            <w:rPr>
              <w:rFonts w:ascii="Calibri" w:eastAsia="Calibri" w:hAnsi="Calibri" w:cs="Calibri"/>
            </w:rPr>
            <w:id w:val="-1438674736"/>
            <w:placeholder>
              <w:docPart w:val="BD2C241DDB3845FC94D3A093F63C7DE4"/>
            </w:placeholder>
            <w:showingPlcHdr/>
          </w:sdtPr>
          <w:sdtContent>
            <w:tc>
              <w:tcPr>
                <w:tcW w:w="5812" w:type="dxa"/>
              </w:tcPr>
              <w:p w14:paraId="652FD3D0" w14:textId="6A1DF2F9" w:rsidR="002753C1" w:rsidRPr="0000548C" w:rsidRDefault="007D77B9" w:rsidP="45F2D347">
                <w:pPr>
                  <w:rPr>
                    <w:rFonts w:ascii="Calibri" w:eastAsia="Calibri" w:hAnsi="Calibri" w:cs="Calibri"/>
                  </w:rPr>
                </w:pPr>
                <w:r w:rsidRPr="0000548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5DB21F29" w14:textId="31A0931B" w:rsidR="003A71DF" w:rsidRDefault="00DF4415">
      <w:pPr>
        <w:rPr>
          <w:b/>
        </w:rPr>
      </w:pPr>
      <w:r>
        <w:rPr>
          <w:b/>
        </w:rPr>
        <w:lastRenderedPageBreak/>
        <w:t>Additionally c</w:t>
      </w:r>
      <w:r w:rsidR="003A71DF" w:rsidRPr="0000548C">
        <w:rPr>
          <w:b/>
        </w:rPr>
        <w:t>omplete for External Speaker</w:t>
      </w:r>
      <w:r>
        <w:rPr>
          <w:b/>
        </w:rPr>
        <w:t>(s)</w:t>
      </w:r>
      <w:r w:rsidR="003A71DF" w:rsidRPr="0000548C">
        <w:rPr>
          <w:b/>
        </w:rPr>
        <w:t xml:space="preserve"> </w:t>
      </w:r>
      <w:r w:rsidR="00252426">
        <w:rPr>
          <w:b/>
        </w:rPr>
        <w:t>review</w:t>
      </w:r>
    </w:p>
    <w:p w14:paraId="78B6F007" w14:textId="6269E920" w:rsidR="00E06D1D" w:rsidRPr="008D6B9E" w:rsidRDefault="00E06D1D">
      <w:pPr>
        <w:rPr>
          <w:bCs/>
        </w:rPr>
      </w:pPr>
      <w:r>
        <w:rPr>
          <w:bCs/>
        </w:rPr>
        <w:t xml:space="preserve">External speakers must give permission to be recorded/live-streamed at LSHTM. The </w:t>
      </w:r>
      <w:hyperlink r:id="rId20" w:history="1">
        <w:r w:rsidRPr="0066247C">
          <w:rPr>
            <w:rStyle w:val="Hyperlink"/>
            <w:bCs/>
          </w:rPr>
          <w:t>external speaker consent form</w:t>
        </w:r>
      </w:hyperlink>
      <w:r w:rsidR="00DF4415" w:rsidRPr="008D6B9E">
        <w:rPr>
          <w:bCs/>
        </w:rPr>
        <w:t xml:space="preserve"> </w:t>
      </w:r>
      <w:r>
        <w:rPr>
          <w:bCs/>
        </w:rPr>
        <w:t>must be signed by the speaker and kept by the organi</w:t>
      </w:r>
      <w:r w:rsidR="00252426">
        <w:rPr>
          <w:bCs/>
        </w:rPr>
        <w:t>s</w:t>
      </w:r>
      <w:r>
        <w:rPr>
          <w:bCs/>
        </w:rPr>
        <w:t>er.</w:t>
      </w:r>
    </w:p>
    <w:tbl>
      <w:tblPr>
        <w:tblStyle w:val="TableGrid"/>
        <w:tblW w:w="11194" w:type="dxa"/>
        <w:jc w:val="center"/>
        <w:tblLayout w:type="fixed"/>
        <w:tblLook w:val="06A0" w:firstRow="1" w:lastRow="0" w:firstColumn="1" w:lastColumn="0" w:noHBand="1" w:noVBand="1"/>
      </w:tblPr>
      <w:tblGrid>
        <w:gridCol w:w="5807"/>
        <w:gridCol w:w="5387"/>
      </w:tblGrid>
      <w:tr w:rsidR="00B20F69" w:rsidRPr="0000548C" w14:paraId="6A249A72" w14:textId="77777777" w:rsidTr="008D6B9E">
        <w:trPr>
          <w:trHeight w:val="754"/>
          <w:jc w:val="center"/>
        </w:trPr>
        <w:tc>
          <w:tcPr>
            <w:tcW w:w="5807" w:type="dxa"/>
          </w:tcPr>
          <w:p w14:paraId="043A7167" w14:textId="0EDA2ACB" w:rsidR="00B20F69" w:rsidRPr="0000548C" w:rsidRDefault="00B20F69" w:rsidP="45F2D347">
            <w:pPr>
              <w:rPr>
                <w:rFonts w:eastAsia="Calibri" w:cstheme="minorHAnsi"/>
                <w:b/>
                <w:bCs/>
              </w:rPr>
            </w:pPr>
            <w:r w:rsidRPr="0000548C">
              <w:rPr>
                <w:rFonts w:eastAsia="Arial" w:cstheme="minorHAnsi"/>
              </w:rPr>
              <w:t>What publications or materials will be available/distributed to event attendees?</w:t>
            </w:r>
          </w:p>
        </w:tc>
        <w:sdt>
          <w:sdtPr>
            <w:id w:val="-1106269262"/>
            <w:placeholder>
              <w:docPart w:val="D516AE98A78F4E39B9C0368D9F945D6A"/>
            </w:placeholder>
            <w:showingPlcHdr/>
          </w:sdtPr>
          <w:sdtContent>
            <w:tc>
              <w:tcPr>
                <w:tcW w:w="5387" w:type="dxa"/>
              </w:tcPr>
              <w:p w14:paraId="511D3FC7" w14:textId="2801A75B" w:rsidR="00B20F69" w:rsidRPr="0000548C" w:rsidRDefault="00D05D2B" w:rsidP="45F2D347">
                <w:pPr>
                  <w:rPr>
                    <w:rFonts w:ascii="Calibri" w:eastAsia="Calibri" w:hAnsi="Calibri" w:cs="Calibri"/>
                  </w:rPr>
                </w:pPr>
                <w:r w:rsidRPr="0000548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A71DF" w:rsidRPr="0000548C" w14:paraId="25EC8582" w14:textId="77777777" w:rsidTr="6EA7FF4C">
        <w:trPr>
          <w:jc w:val="center"/>
        </w:trPr>
        <w:tc>
          <w:tcPr>
            <w:tcW w:w="5807" w:type="dxa"/>
          </w:tcPr>
          <w:p w14:paraId="4D0C5001" w14:textId="5BC7CC50" w:rsidR="003A71DF" w:rsidRPr="0000548C" w:rsidRDefault="003A71DF" w:rsidP="45F2D347">
            <w:pPr>
              <w:rPr>
                <w:rFonts w:eastAsia="Arial" w:cstheme="minorHAnsi"/>
              </w:rPr>
            </w:pPr>
            <w:r w:rsidRPr="0000548C">
              <w:rPr>
                <w:rFonts w:eastAsia="Arial" w:cstheme="minorHAnsi"/>
              </w:rPr>
              <w:t xml:space="preserve">Is there any reason to believe that the event may pose any risk or issues in relation to the </w:t>
            </w:r>
            <w:hyperlink r:id="rId21" w:history="1">
              <w:r w:rsidRPr="0000548C">
                <w:rPr>
                  <w:rStyle w:val="Hyperlink"/>
                  <w:rFonts w:eastAsia="Arial" w:cstheme="minorHAnsi"/>
                </w:rPr>
                <w:t>Code of Practice on Free Speech</w:t>
              </w:r>
            </w:hyperlink>
            <w:r w:rsidRPr="0000548C">
              <w:rPr>
                <w:rFonts w:eastAsia="Arial" w:cstheme="minorHAnsi"/>
              </w:rPr>
              <w:t>?  If so, what might this be?</w:t>
            </w:r>
          </w:p>
        </w:tc>
        <w:sdt>
          <w:sdtPr>
            <w:id w:val="1132517608"/>
            <w:placeholder>
              <w:docPart w:val="CFE5C10F484D47FAB3670A198E8D6400"/>
            </w:placeholder>
            <w:showingPlcHdr/>
          </w:sdtPr>
          <w:sdtContent>
            <w:tc>
              <w:tcPr>
                <w:tcW w:w="5387" w:type="dxa"/>
              </w:tcPr>
              <w:p w14:paraId="6C6626D4" w14:textId="2013DA4C" w:rsidR="003A71DF" w:rsidRPr="0000548C" w:rsidRDefault="00D05D2B" w:rsidP="45F2D347">
                <w:pPr>
                  <w:rPr>
                    <w:rFonts w:ascii="Calibri" w:eastAsia="Calibri" w:hAnsi="Calibri" w:cs="Calibri"/>
                  </w:rPr>
                </w:pPr>
                <w:r w:rsidRPr="0000548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A71DF" w:rsidRPr="0000548C" w14:paraId="225F4E9E" w14:textId="77777777" w:rsidTr="6EA7FF4C">
        <w:trPr>
          <w:jc w:val="center"/>
        </w:trPr>
        <w:tc>
          <w:tcPr>
            <w:tcW w:w="5807" w:type="dxa"/>
          </w:tcPr>
          <w:p w14:paraId="75284504" w14:textId="49724367" w:rsidR="003A71DF" w:rsidRPr="0000548C" w:rsidRDefault="003A71DF" w:rsidP="45F2D347">
            <w:pPr>
              <w:rPr>
                <w:rFonts w:eastAsia="Arial" w:cstheme="minorHAnsi"/>
              </w:rPr>
            </w:pPr>
            <w:r w:rsidRPr="0000548C">
              <w:rPr>
                <w:rFonts w:eastAsia="Arial" w:cstheme="minorHAnsi"/>
              </w:rPr>
              <w:t xml:space="preserve">Are there any other concerns? </w:t>
            </w:r>
            <w:r w:rsidR="00006D7B" w:rsidRPr="0000548C">
              <w:rPr>
                <w:rFonts w:eastAsia="Arial" w:cstheme="minorHAnsi"/>
              </w:rPr>
              <w:t>If so, what might th</w:t>
            </w:r>
            <w:r w:rsidR="00006D7B">
              <w:rPr>
                <w:rFonts w:eastAsia="Arial" w:cstheme="minorHAnsi"/>
              </w:rPr>
              <w:t xml:space="preserve">ese </w:t>
            </w:r>
            <w:r w:rsidR="00006D7B" w:rsidRPr="0000548C">
              <w:rPr>
                <w:rFonts w:eastAsia="Arial" w:cstheme="minorHAnsi"/>
              </w:rPr>
              <w:t>be?</w:t>
            </w:r>
          </w:p>
        </w:tc>
        <w:sdt>
          <w:sdtPr>
            <w:id w:val="1443414324"/>
            <w:placeholder>
              <w:docPart w:val="E3D398097440493E8CB81555DF1ACEBB"/>
            </w:placeholder>
            <w:showingPlcHdr/>
          </w:sdtPr>
          <w:sdtContent>
            <w:tc>
              <w:tcPr>
                <w:tcW w:w="5387" w:type="dxa"/>
              </w:tcPr>
              <w:p w14:paraId="24EC900F" w14:textId="6E7D1D85" w:rsidR="003A71DF" w:rsidRPr="0000548C" w:rsidRDefault="00D05D2B" w:rsidP="45F2D347">
                <w:pPr>
                  <w:rPr>
                    <w:rFonts w:ascii="Calibri" w:eastAsia="Calibri" w:hAnsi="Calibri" w:cs="Calibri"/>
                  </w:rPr>
                </w:pPr>
                <w:r w:rsidRPr="0000548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CFD051A" w14:textId="1D83D9B6" w:rsidR="035550DB" w:rsidRDefault="000024AA" w:rsidP="006A74DF">
      <w:pPr>
        <w:rPr>
          <w:bCs/>
          <w:i/>
          <w:iCs/>
        </w:rPr>
      </w:pPr>
      <w:r w:rsidRPr="000024AA">
        <w:rPr>
          <w:bCs/>
          <w:i/>
          <w:iCs/>
        </w:rPr>
        <w:t xml:space="preserve"> </w:t>
      </w:r>
    </w:p>
    <w:sectPr w:rsidR="035550DB">
      <w:footerReference w:type="default" r:id="rId2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5E66A" w14:textId="77777777" w:rsidR="007B46F5" w:rsidRDefault="007B46F5" w:rsidP="00D04A6E">
      <w:pPr>
        <w:spacing w:after="0" w:line="240" w:lineRule="auto"/>
      </w:pPr>
      <w:r>
        <w:separator/>
      </w:r>
    </w:p>
  </w:endnote>
  <w:endnote w:type="continuationSeparator" w:id="0">
    <w:p w14:paraId="4B039A19" w14:textId="77777777" w:rsidR="007B46F5" w:rsidRDefault="007B46F5" w:rsidP="00D04A6E">
      <w:pPr>
        <w:spacing w:after="0" w:line="240" w:lineRule="auto"/>
      </w:pPr>
      <w:r>
        <w:continuationSeparator/>
      </w:r>
    </w:p>
  </w:endnote>
  <w:endnote w:type="continuationNotice" w:id="1">
    <w:p w14:paraId="5A05A026" w14:textId="77777777" w:rsidR="007B46F5" w:rsidRDefault="007B46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38417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A7ABA6" w14:textId="559944F4" w:rsidR="002675C2" w:rsidRDefault="002675C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8075F9" w14:textId="414965DE" w:rsidR="002675C2" w:rsidRDefault="002675C2">
    <w:pPr>
      <w:pStyle w:val="Footer"/>
    </w:pPr>
    <w:r>
      <w:t>Sept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631FE" w14:textId="77777777" w:rsidR="007B46F5" w:rsidRDefault="007B46F5" w:rsidP="00D04A6E">
      <w:pPr>
        <w:spacing w:after="0" w:line="240" w:lineRule="auto"/>
      </w:pPr>
      <w:r>
        <w:separator/>
      </w:r>
    </w:p>
  </w:footnote>
  <w:footnote w:type="continuationSeparator" w:id="0">
    <w:p w14:paraId="587FEFDE" w14:textId="77777777" w:rsidR="007B46F5" w:rsidRDefault="007B46F5" w:rsidP="00D04A6E">
      <w:pPr>
        <w:spacing w:after="0" w:line="240" w:lineRule="auto"/>
      </w:pPr>
      <w:r>
        <w:continuationSeparator/>
      </w:r>
    </w:p>
  </w:footnote>
  <w:footnote w:type="continuationNotice" w:id="1">
    <w:p w14:paraId="15BE28A0" w14:textId="77777777" w:rsidR="007B46F5" w:rsidRDefault="007B46F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22A88"/>
    <w:multiLevelType w:val="hybridMultilevel"/>
    <w:tmpl w:val="D82CBC0A"/>
    <w:lvl w:ilvl="0" w:tplc="86B08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3279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78B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C77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34A9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423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AB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0AE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A86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D3728"/>
    <w:multiLevelType w:val="hybridMultilevel"/>
    <w:tmpl w:val="7E7A7E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665A90"/>
    <w:multiLevelType w:val="hybridMultilevel"/>
    <w:tmpl w:val="353C946E"/>
    <w:lvl w:ilvl="0" w:tplc="B86ED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F64E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AA1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08A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148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A2B7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78B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80C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6A3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77E89"/>
    <w:multiLevelType w:val="hybridMultilevel"/>
    <w:tmpl w:val="484027B8"/>
    <w:lvl w:ilvl="0" w:tplc="4412DB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761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986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CF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EFC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F29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1AE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806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5EAA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C7ED6"/>
    <w:multiLevelType w:val="hybridMultilevel"/>
    <w:tmpl w:val="6344819C"/>
    <w:lvl w:ilvl="0" w:tplc="E49E0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601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6C2B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A4B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F0B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42FE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9CF4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708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9E89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81FBC"/>
    <w:multiLevelType w:val="hybridMultilevel"/>
    <w:tmpl w:val="5A9EB166"/>
    <w:lvl w:ilvl="0" w:tplc="0206F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70A1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5CB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4833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2A3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644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B66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E3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3AF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DD76FC"/>
    <w:multiLevelType w:val="hybridMultilevel"/>
    <w:tmpl w:val="8C90FFCC"/>
    <w:lvl w:ilvl="0" w:tplc="4EB0154C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445511">
    <w:abstractNumId w:val="2"/>
  </w:num>
  <w:num w:numId="2" w16cid:durableId="3748429">
    <w:abstractNumId w:val="4"/>
  </w:num>
  <w:num w:numId="3" w16cid:durableId="1298757766">
    <w:abstractNumId w:val="0"/>
  </w:num>
  <w:num w:numId="4" w16cid:durableId="623004019">
    <w:abstractNumId w:val="5"/>
  </w:num>
  <w:num w:numId="5" w16cid:durableId="2092769323">
    <w:abstractNumId w:val="3"/>
  </w:num>
  <w:num w:numId="6" w16cid:durableId="843977212">
    <w:abstractNumId w:val="1"/>
  </w:num>
  <w:num w:numId="7" w16cid:durableId="7569500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16"/>
  <w:hideSpellingErrors/>
  <w:hideGrammaticalErrors/>
  <w:proofState w:spelling="clean" w:grammar="clean"/>
  <w:documentProtection w:edit="forms" w:enforcement="1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551F65"/>
    <w:rsid w:val="000024AA"/>
    <w:rsid w:val="0000548C"/>
    <w:rsid w:val="00006D7B"/>
    <w:rsid w:val="0001164C"/>
    <w:rsid w:val="0001392B"/>
    <w:rsid w:val="00024CA7"/>
    <w:rsid w:val="00031A65"/>
    <w:rsid w:val="00033649"/>
    <w:rsid w:val="000339B6"/>
    <w:rsid w:val="000402D1"/>
    <w:rsid w:val="000608A9"/>
    <w:rsid w:val="000763CF"/>
    <w:rsid w:val="00080189"/>
    <w:rsid w:val="000C445F"/>
    <w:rsid w:val="0010554E"/>
    <w:rsid w:val="00111F8B"/>
    <w:rsid w:val="001275FF"/>
    <w:rsid w:val="0013752B"/>
    <w:rsid w:val="001818DC"/>
    <w:rsid w:val="00184CBC"/>
    <w:rsid w:val="0019427A"/>
    <w:rsid w:val="00197A14"/>
    <w:rsid w:val="001A32AD"/>
    <w:rsid w:val="001D2C71"/>
    <w:rsid w:val="001F04DD"/>
    <w:rsid w:val="00206FB1"/>
    <w:rsid w:val="00237952"/>
    <w:rsid w:val="00246AA6"/>
    <w:rsid w:val="00250856"/>
    <w:rsid w:val="00252426"/>
    <w:rsid w:val="002534B0"/>
    <w:rsid w:val="002675C2"/>
    <w:rsid w:val="002753C1"/>
    <w:rsid w:val="002A64D2"/>
    <w:rsid w:val="002B028A"/>
    <w:rsid w:val="002B2EA6"/>
    <w:rsid w:val="002B388A"/>
    <w:rsid w:val="002B443B"/>
    <w:rsid w:val="003249ED"/>
    <w:rsid w:val="00346B15"/>
    <w:rsid w:val="00366F8A"/>
    <w:rsid w:val="00376E5F"/>
    <w:rsid w:val="00384D42"/>
    <w:rsid w:val="0038630F"/>
    <w:rsid w:val="003934CA"/>
    <w:rsid w:val="003A153C"/>
    <w:rsid w:val="003A71DF"/>
    <w:rsid w:val="003D2DC5"/>
    <w:rsid w:val="00405AD6"/>
    <w:rsid w:val="004073DA"/>
    <w:rsid w:val="00431602"/>
    <w:rsid w:val="004531B7"/>
    <w:rsid w:val="004772C9"/>
    <w:rsid w:val="00486D08"/>
    <w:rsid w:val="004A5719"/>
    <w:rsid w:val="004D42F5"/>
    <w:rsid w:val="004E61F4"/>
    <w:rsid w:val="004F5A5E"/>
    <w:rsid w:val="0050060A"/>
    <w:rsid w:val="00502368"/>
    <w:rsid w:val="00515E4E"/>
    <w:rsid w:val="00516DFA"/>
    <w:rsid w:val="00517D4E"/>
    <w:rsid w:val="00522F84"/>
    <w:rsid w:val="00525A5A"/>
    <w:rsid w:val="00543D48"/>
    <w:rsid w:val="00564AEC"/>
    <w:rsid w:val="00581E9A"/>
    <w:rsid w:val="00583060"/>
    <w:rsid w:val="00592483"/>
    <w:rsid w:val="005A7204"/>
    <w:rsid w:val="005B174D"/>
    <w:rsid w:val="005C1C2C"/>
    <w:rsid w:val="005C73D4"/>
    <w:rsid w:val="005F09ED"/>
    <w:rsid w:val="005F2E09"/>
    <w:rsid w:val="00615EE5"/>
    <w:rsid w:val="00624F58"/>
    <w:rsid w:val="00644D55"/>
    <w:rsid w:val="00660E94"/>
    <w:rsid w:val="0066247C"/>
    <w:rsid w:val="00662A61"/>
    <w:rsid w:val="00681D29"/>
    <w:rsid w:val="006911FA"/>
    <w:rsid w:val="0069328D"/>
    <w:rsid w:val="006A01A2"/>
    <w:rsid w:val="006A6A4A"/>
    <w:rsid w:val="006A74DF"/>
    <w:rsid w:val="006B2E4D"/>
    <w:rsid w:val="006B3A58"/>
    <w:rsid w:val="006C00B9"/>
    <w:rsid w:val="006C406A"/>
    <w:rsid w:val="006E4371"/>
    <w:rsid w:val="006F43A2"/>
    <w:rsid w:val="00746067"/>
    <w:rsid w:val="007532C6"/>
    <w:rsid w:val="0075477E"/>
    <w:rsid w:val="00772217"/>
    <w:rsid w:val="00783C8F"/>
    <w:rsid w:val="007B11CD"/>
    <w:rsid w:val="007B44BC"/>
    <w:rsid w:val="007B46F5"/>
    <w:rsid w:val="007B7F57"/>
    <w:rsid w:val="007D77B9"/>
    <w:rsid w:val="00802D25"/>
    <w:rsid w:val="00850B0D"/>
    <w:rsid w:val="00853BD9"/>
    <w:rsid w:val="00857F89"/>
    <w:rsid w:val="008739CE"/>
    <w:rsid w:val="008C0F04"/>
    <w:rsid w:val="008D6B9E"/>
    <w:rsid w:val="008E262B"/>
    <w:rsid w:val="008E61F6"/>
    <w:rsid w:val="00903B72"/>
    <w:rsid w:val="00972FBF"/>
    <w:rsid w:val="0099131C"/>
    <w:rsid w:val="00994607"/>
    <w:rsid w:val="009D5CB2"/>
    <w:rsid w:val="009F10F6"/>
    <w:rsid w:val="00A10E84"/>
    <w:rsid w:val="00A136F0"/>
    <w:rsid w:val="00A20876"/>
    <w:rsid w:val="00A37E2A"/>
    <w:rsid w:val="00A53E64"/>
    <w:rsid w:val="00AB140C"/>
    <w:rsid w:val="00AC0732"/>
    <w:rsid w:val="00AD007C"/>
    <w:rsid w:val="00AE0147"/>
    <w:rsid w:val="00B17A7A"/>
    <w:rsid w:val="00B20F69"/>
    <w:rsid w:val="00B36228"/>
    <w:rsid w:val="00B46EC7"/>
    <w:rsid w:val="00B50633"/>
    <w:rsid w:val="00B727BD"/>
    <w:rsid w:val="00BB6C2F"/>
    <w:rsid w:val="00BD41D4"/>
    <w:rsid w:val="00BE4853"/>
    <w:rsid w:val="00C05CC3"/>
    <w:rsid w:val="00C11196"/>
    <w:rsid w:val="00C127E0"/>
    <w:rsid w:val="00C254B7"/>
    <w:rsid w:val="00C413CC"/>
    <w:rsid w:val="00C61C0C"/>
    <w:rsid w:val="00C671E5"/>
    <w:rsid w:val="00C674D7"/>
    <w:rsid w:val="00C773ED"/>
    <w:rsid w:val="00C827D0"/>
    <w:rsid w:val="00C94749"/>
    <w:rsid w:val="00CA2473"/>
    <w:rsid w:val="00CD4525"/>
    <w:rsid w:val="00CE03C2"/>
    <w:rsid w:val="00D04A6E"/>
    <w:rsid w:val="00D05D2B"/>
    <w:rsid w:val="00D32C42"/>
    <w:rsid w:val="00D4459E"/>
    <w:rsid w:val="00D46287"/>
    <w:rsid w:val="00D50B69"/>
    <w:rsid w:val="00D62499"/>
    <w:rsid w:val="00D662EF"/>
    <w:rsid w:val="00D930B4"/>
    <w:rsid w:val="00DA2A4E"/>
    <w:rsid w:val="00DF1BF3"/>
    <w:rsid w:val="00DF4415"/>
    <w:rsid w:val="00DF6E50"/>
    <w:rsid w:val="00E06D1D"/>
    <w:rsid w:val="00E153C6"/>
    <w:rsid w:val="00E169F6"/>
    <w:rsid w:val="00E2489B"/>
    <w:rsid w:val="00E4700E"/>
    <w:rsid w:val="00E57B68"/>
    <w:rsid w:val="00E64477"/>
    <w:rsid w:val="00E81644"/>
    <w:rsid w:val="00E96D08"/>
    <w:rsid w:val="00EA0DB4"/>
    <w:rsid w:val="00EA5821"/>
    <w:rsid w:val="00ED4C99"/>
    <w:rsid w:val="00EE6287"/>
    <w:rsid w:val="00F01990"/>
    <w:rsid w:val="00F050D5"/>
    <w:rsid w:val="00F1170F"/>
    <w:rsid w:val="00F35959"/>
    <w:rsid w:val="00F61F4E"/>
    <w:rsid w:val="00F65560"/>
    <w:rsid w:val="00FA08EA"/>
    <w:rsid w:val="00FA7DC4"/>
    <w:rsid w:val="00FB0396"/>
    <w:rsid w:val="01FA96E1"/>
    <w:rsid w:val="02295E76"/>
    <w:rsid w:val="02B4DB05"/>
    <w:rsid w:val="030048CD"/>
    <w:rsid w:val="035550DB"/>
    <w:rsid w:val="06FE7DD4"/>
    <w:rsid w:val="07140EA4"/>
    <w:rsid w:val="074CCC12"/>
    <w:rsid w:val="0792E34D"/>
    <w:rsid w:val="07F01ACB"/>
    <w:rsid w:val="07FDB68A"/>
    <w:rsid w:val="08AF669D"/>
    <w:rsid w:val="0949C144"/>
    <w:rsid w:val="0A05980A"/>
    <w:rsid w:val="0A30D5B7"/>
    <w:rsid w:val="0A3E3CA3"/>
    <w:rsid w:val="0B343724"/>
    <w:rsid w:val="0BD3BF6E"/>
    <w:rsid w:val="0CE66103"/>
    <w:rsid w:val="0D9E2832"/>
    <w:rsid w:val="0F253F7D"/>
    <w:rsid w:val="0F7EED24"/>
    <w:rsid w:val="0F9B74CA"/>
    <w:rsid w:val="0FD52743"/>
    <w:rsid w:val="102952E7"/>
    <w:rsid w:val="11919350"/>
    <w:rsid w:val="119593EA"/>
    <w:rsid w:val="11D9E4CF"/>
    <w:rsid w:val="128D1F52"/>
    <w:rsid w:val="130D8274"/>
    <w:rsid w:val="140F1C35"/>
    <w:rsid w:val="14875099"/>
    <w:rsid w:val="15CB9581"/>
    <w:rsid w:val="16CCB52A"/>
    <w:rsid w:val="18F5D1F8"/>
    <w:rsid w:val="18F664E0"/>
    <w:rsid w:val="19551F65"/>
    <w:rsid w:val="19E1211C"/>
    <w:rsid w:val="1A4AD214"/>
    <w:rsid w:val="1A736352"/>
    <w:rsid w:val="1B1FA484"/>
    <w:rsid w:val="1C0034BB"/>
    <w:rsid w:val="1C554C40"/>
    <w:rsid w:val="1C5AC89F"/>
    <w:rsid w:val="1E391EA4"/>
    <w:rsid w:val="21415D86"/>
    <w:rsid w:val="222E3B24"/>
    <w:rsid w:val="23CB77C2"/>
    <w:rsid w:val="2517C85E"/>
    <w:rsid w:val="2612DCA7"/>
    <w:rsid w:val="2650BA27"/>
    <w:rsid w:val="26782C60"/>
    <w:rsid w:val="2843EC44"/>
    <w:rsid w:val="28C45ADD"/>
    <w:rsid w:val="29264CDD"/>
    <w:rsid w:val="2A3273CE"/>
    <w:rsid w:val="2A6FD390"/>
    <w:rsid w:val="2AEE5CE9"/>
    <w:rsid w:val="2C43BFB8"/>
    <w:rsid w:val="2C91CA7A"/>
    <w:rsid w:val="2D23D106"/>
    <w:rsid w:val="2D3B7B27"/>
    <w:rsid w:val="2D8B045F"/>
    <w:rsid w:val="2DB39E5B"/>
    <w:rsid w:val="2DFC9D82"/>
    <w:rsid w:val="2E14386E"/>
    <w:rsid w:val="2EB0C998"/>
    <w:rsid w:val="2ECB1084"/>
    <w:rsid w:val="2FA5871A"/>
    <w:rsid w:val="3011D807"/>
    <w:rsid w:val="315E76D0"/>
    <w:rsid w:val="323E742F"/>
    <w:rsid w:val="32FD6F3D"/>
    <w:rsid w:val="33139613"/>
    <w:rsid w:val="347BF3C6"/>
    <w:rsid w:val="354C9ADD"/>
    <w:rsid w:val="3563E09E"/>
    <w:rsid w:val="35E4CFB3"/>
    <w:rsid w:val="3647D5AD"/>
    <w:rsid w:val="37564BDB"/>
    <w:rsid w:val="3757C757"/>
    <w:rsid w:val="39752ACB"/>
    <w:rsid w:val="3975A382"/>
    <w:rsid w:val="3AD87241"/>
    <w:rsid w:val="3B616759"/>
    <w:rsid w:val="3B764808"/>
    <w:rsid w:val="3B9027D9"/>
    <w:rsid w:val="3C218B1B"/>
    <w:rsid w:val="3CEF4661"/>
    <w:rsid w:val="3D478587"/>
    <w:rsid w:val="3E015D69"/>
    <w:rsid w:val="3E2C4BDA"/>
    <w:rsid w:val="40D55221"/>
    <w:rsid w:val="414ACDEE"/>
    <w:rsid w:val="42B3956B"/>
    <w:rsid w:val="42F89367"/>
    <w:rsid w:val="45F2D347"/>
    <w:rsid w:val="46C2135C"/>
    <w:rsid w:val="484C6E37"/>
    <w:rsid w:val="4915D710"/>
    <w:rsid w:val="4A650A4F"/>
    <w:rsid w:val="4B1C89B7"/>
    <w:rsid w:val="4C3FA7CC"/>
    <w:rsid w:val="4C62E3F6"/>
    <w:rsid w:val="4C924938"/>
    <w:rsid w:val="4F89BC24"/>
    <w:rsid w:val="4FD7FFF9"/>
    <w:rsid w:val="50D856F0"/>
    <w:rsid w:val="515762BE"/>
    <w:rsid w:val="51780D7A"/>
    <w:rsid w:val="51D5EF01"/>
    <w:rsid w:val="5433522A"/>
    <w:rsid w:val="5461496E"/>
    <w:rsid w:val="54C51296"/>
    <w:rsid w:val="5524D430"/>
    <w:rsid w:val="55B6097B"/>
    <w:rsid w:val="55D05E38"/>
    <w:rsid w:val="5602EF69"/>
    <w:rsid w:val="56337711"/>
    <w:rsid w:val="5779F9E8"/>
    <w:rsid w:val="57ABDC80"/>
    <w:rsid w:val="5A6D2F5F"/>
    <w:rsid w:val="5A72BD5D"/>
    <w:rsid w:val="5AB6AEC8"/>
    <w:rsid w:val="5AE5C1E4"/>
    <w:rsid w:val="5B6FCFE8"/>
    <w:rsid w:val="5D3D1994"/>
    <w:rsid w:val="5D8B5C16"/>
    <w:rsid w:val="5E4AA801"/>
    <w:rsid w:val="6027916C"/>
    <w:rsid w:val="606A9F37"/>
    <w:rsid w:val="609E6A36"/>
    <w:rsid w:val="60F53A8C"/>
    <w:rsid w:val="61051163"/>
    <w:rsid w:val="61663DCF"/>
    <w:rsid w:val="61A0C966"/>
    <w:rsid w:val="61D81511"/>
    <w:rsid w:val="644A0987"/>
    <w:rsid w:val="64B6F414"/>
    <w:rsid w:val="64D0EB01"/>
    <w:rsid w:val="657CD1FA"/>
    <w:rsid w:val="66891043"/>
    <w:rsid w:val="668FD06E"/>
    <w:rsid w:val="67294212"/>
    <w:rsid w:val="68BED03E"/>
    <w:rsid w:val="691234C2"/>
    <w:rsid w:val="69997C2B"/>
    <w:rsid w:val="6A39753B"/>
    <w:rsid w:val="6AAE607D"/>
    <w:rsid w:val="6C1F174A"/>
    <w:rsid w:val="6C41B583"/>
    <w:rsid w:val="6C66BAF2"/>
    <w:rsid w:val="6C7FB4EB"/>
    <w:rsid w:val="6DCEFAD9"/>
    <w:rsid w:val="6EA7FF4C"/>
    <w:rsid w:val="6F3BF881"/>
    <w:rsid w:val="701BAE3C"/>
    <w:rsid w:val="70477D8E"/>
    <w:rsid w:val="70F4BFBC"/>
    <w:rsid w:val="712339B4"/>
    <w:rsid w:val="714B4FC5"/>
    <w:rsid w:val="7316C8FA"/>
    <w:rsid w:val="7361BB86"/>
    <w:rsid w:val="745C5BBC"/>
    <w:rsid w:val="754D5D61"/>
    <w:rsid w:val="7622B154"/>
    <w:rsid w:val="767F1A54"/>
    <w:rsid w:val="76968177"/>
    <w:rsid w:val="787790C3"/>
    <w:rsid w:val="794B1BF2"/>
    <w:rsid w:val="79D32FC4"/>
    <w:rsid w:val="7B2460F0"/>
    <w:rsid w:val="7C4BA7FE"/>
    <w:rsid w:val="7C83331F"/>
    <w:rsid w:val="7CCEBD6B"/>
    <w:rsid w:val="7DFC0414"/>
    <w:rsid w:val="7E679BE2"/>
    <w:rsid w:val="7E6BAA2E"/>
    <w:rsid w:val="7FB6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551F65"/>
  <w15:chartTrackingRefBased/>
  <w15:docId w15:val="{844E0089-9C9B-4A6D-8559-289E4650B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3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05AD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A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AD6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C1C2C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0402D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86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04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A6E"/>
  </w:style>
  <w:style w:type="paragraph" w:styleId="Footer">
    <w:name w:val="footer"/>
    <w:basedOn w:val="Normal"/>
    <w:link w:val="FooterChar"/>
    <w:uiPriority w:val="99"/>
    <w:unhideWhenUsed/>
    <w:rsid w:val="00D04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A6E"/>
  </w:style>
  <w:style w:type="character" w:styleId="CommentReference">
    <w:name w:val="annotation reference"/>
    <w:basedOn w:val="DefaultParagraphFont"/>
    <w:uiPriority w:val="99"/>
    <w:semiHidden/>
    <w:unhideWhenUsed/>
    <w:rsid w:val="003A71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71DF"/>
    <w:pPr>
      <w:spacing w:line="240" w:lineRule="auto"/>
    </w:pPr>
    <w:rPr>
      <w:rFonts w:ascii="Calibri" w:eastAsia="Calibri" w:hAnsi="Calibri" w:cs="Calibri"/>
      <w:color w:val="000000"/>
      <w:sz w:val="20"/>
      <w:szCs w:val="20"/>
      <w:lang w:val="en-GB"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71DF"/>
    <w:rPr>
      <w:rFonts w:ascii="Calibri" w:eastAsia="Calibri" w:hAnsi="Calibri" w:cs="Calibri"/>
      <w:color w:val="000000"/>
      <w:sz w:val="20"/>
      <w:szCs w:val="20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71DF"/>
    <w:rPr>
      <w:rFonts w:asciiTheme="minorHAnsi" w:eastAsiaTheme="minorHAnsi" w:hAnsiTheme="minorHAnsi" w:cstheme="minorBidi"/>
      <w:b/>
      <w:bCs/>
      <w:color w:val="auto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71DF"/>
    <w:rPr>
      <w:rFonts w:ascii="Calibri" w:eastAsia="Calibri" w:hAnsi="Calibri" w:cs="Calibri"/>
      <w:b/>
      <w:bCs/>
      <w:color w:val="000000"/>
      <w:sz w:val="20"/>
      <w:szCs w:val="20"/>
      <w:lang w:val="en-GB" w:eastAsia="en-GB"/>
    </w:rPr>
  </w:style>
  <w:style w:type="paragraph" w:styleId="Revision">
    <w:name w:val="Revision"/>
    <w:hidden/>
    <w:uiPriority w:val="99"/>
    <w:semiHidden/>
    <w:rsid w:val="00FA08EA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44D55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44D55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44D55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44D55"/>
    <w:rPr>
      <w:rFonts w:ascii="Arial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unhideWhenUsed/>
    <w:rsid w:val="00486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7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6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lshtm.topdesk.net/tas/public/ssp/content/serviceflow?unid=1b514b001e8e406e950fad43449794cd&amp;openedFromService=true" TargetMode="External"/><Relationship Id="rId18" Type="http://schemas.openxmlformats.org/officeDocument/2006/relationships/hyperlink" Target="http://bit.ly/captioningguid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lshtm.ac.uk/sites/default/files/code_of_practice_on_free_speech.pdf" TargetMode="External"/><Relationship Id="rId7" Type="http://schemas.openxmlformats.org/officeDocument/2006/relationships/styles" Target="styles.xml"/><Relationship Id="rId12" Type="http://schemas.openxmlformats.org/officeDocument/2006/relationships/hyperlink" Target="https://lshtm.sharepoint.com/sites/intranet-communications-and-engagement/SitePages/Event-toolkit-and-templates.aspx" TargetMode="External"/><Relationship Id="rId17" Type="http://schemas.openxmlformats.org/officeDocument/2006/relationships/hyperlink" Target="http://bit.ly/panoptostepbystep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lshtm.sharepoint.com/sites/intranet-communications-and-engagement/SitePages/Event-toolkit-and-templates.aspx" TargetMode="External"/><Relationship Id="rId20" Type="http://schemas.openxmlformats.org/officeDocument/2006/relationships/hyperlink" Target="https://lshtm.sharepoint.com/sites/intranet-communications-and-engagement/SitePages/Event-toolkit-and-templates.aspx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hyperlink" Target="https://lshtm.sharepoint.com/sites/intranet-communications-and-engagement/SitePages/Editorial-style-guidelines.aspx" TargetMode="Externa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lshtm.sharepoint.com/sites/intranet-communications-and-engagement/SitePages/Event-toolkit-and-templates.aspx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lshtm.sharepoint.com/sites/intranet-communications-and-engagement/SitePages/Editorial-style-guidelines.aspx" TargetMode="External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619879-DA47-4A86-AAFF-CB3051E7D8C3}"/>
      </w:docPartPr>
      <w:docPartBody>
        <w:p w:rsidR="00C74DA4" w:rsidRDefault="0013752B">
          <w:r w:rsidRPr="00C721B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3D128F70674D1BA217CE3AB4E18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9F328-C4F0-442D-8FF7-CFE3E360DC29}"/>
      </w:docPartPr>
      <w:docPartBody>
        <w:p w:rsidR="00C74DA4" w:rsidRDefault="0047684B" w:rsidP="0047684B">
          <w:pPr>
            <w:pStyle w:val="CE3D128F70674D1BA217CE3AB4E180A25"/>
          </w:pPr>
          <w:r w:rsidRPr="0000548C">
            <w:rPr>
              <w:rStyle w:val="PlaceholderText"/>
            </w:rPr>
            <w:t>Click or tap to enter a date.</w:t>
          </w:r>
        </w:p>
      </w:docPartBody>
    </w:docPart>
    <w:docPart>
      <w:docPartPr>
        <w:name w:val="772A9546B6514327942936EEA444B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1E894-9201-4B0C-898F-06A0163EEEE1}"/>
      </w:docPartPr>
      <w:docPartBody>
        <w:p w:rsidR="00C74DA4" w:rsidRDefault="0047684B" w:rsidP="0047684B">
          <w:pPr>
            <w:pStyle w:val="772A9546B6514327942936EEA444BB085"/>
          </w:pPr>
          <w:r w:rsidRPr="000054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21B5F3FE404C45BF84355CA33EB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0271F-00D2-48BF-AA90-5EF275C28A2B}"/>
      </w:docPartPr>
      <w:docPartBody>
        <w:p w:rsidR="0047684B" w:rsidRDefault="0047684B" w:rsidP="0047684B">
          <w:pPr>
            <w:pStyle w:val="DB21B5F3FE404C45BF84355CA33EBEF05"/>
          </w:pPr>
          <w:r w:rsidRPr="000054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CCDCAE187648AC995E189FA20555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25826-42A6-4164-B265-160376E5C9D5}"/>
      </w:docPartPr>
      <w:docPartBody>
        <w:p w:rsidR="0047684B" w:rsidRDefault="0047684B" w:rsidP="0047684B">
          <w:pPr>
            <w:pStyle w:val="8BCCDCAE187648AC995E189FA20555095"/>
          </w:pPr>
          <w:r w:rsidRPr="00B06B65">
            <w:rPr>
              <w:rStyle w:val="PlaceholderText"/>
            </w:rPr>
            <w:t>Choose an item.</w:t>
          </w:r>
        </w:p>
      </w:docPartBody>
    </w:docPart>
    <w:docPart>
      <w:docPartPr>
        <w:name w:val="948E99EE915D449EAC0B5A09F0AE38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78805-FA13-4326-A222-76834FC9631D}"/>
      </w:docPartPr>
      <w:docPartBody>
        <w:p w:rsidR="0047684B" w:rsidRDefault="0047684B" w:rsidP="0047684B">
          <w:pPr>
            <w:pStyle w:val="948E99EE915D449EAC0B5A09F0AE382B5"/>
          </w:pPr>
          <w:r w:rsidRPr="000054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E19659F89C40A3A4D3163EAC3A9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735BC-67E0-457B-B1B2-9D6E20784D07}"/>
      </w:docPartPr>
      <w:docPartBody>
        <w:p w:rsidR="0047684B" w:rsidRDefault="0047684B" w:rsidP="0047684B">
          <w:pPr>
            <w:pStyle w:val="46E19659F89C40A3A4D3163EAC3A9CFF5"/>
          </w:pPr>
          <w:r w:rsidRPr="000054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FC7DD174DD4CFF88008E6C3362D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DE0F9-0AA4-4DFC-8A95-D55E9D5E713C}"/>
      </w:docPartPr>
      <w:docPartBody>
        <w:p w:rsidR="0047684B" w:rsidRDefault="0047684B" w:rsidP="0047684B">
          <w:pPr>
            <w:pStyle w:val="F6FC7DD174DD4CFF88008E6C3362D48E5"/>
          </w:pPr>
          <w:r w:rsidRPr="000054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4C292D5E814DD8A666D017F39CA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AD2AD4-D784-4C21-AE2E-0F0F5D6E65B0}"/>
      </w:docPartPr>
      <w:docPartBody>
        <w:p w:rsidR="0047684B" w:rsidRDefault="0047684B" w:rsidP="0047684B">
          <w:pPr>
            <w:pStyle w:val="6F4C292D5E814DD8A666D017F39CA5725"/>
          </w:pPr>
          <w:r w:rsidRPr="000054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96D8D460384F1F85FBE74DC7FF0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CCB9C-88FB-48FE-8593-8F88BE3357AF}"/>
      </w:docPartPr>
      <w:docPartBody>
        <w:p w:rsidR="0047684B" w:rsidRDefault="0047684B" w:rsidP="0047684B">
          <w:pPr>
            <w:pStyle w:val="AA96D8D460384F1F85FBE74DC7FF03615"/>
          </w:pPr>
          <w:r w:rsidRPr="000054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BAF313C6BE4623BD0450DB51409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46636-206A-4EA1-8AD7-8D2A3C894748}"/>
      </w:docPartPr>
      <w:docPartBody>
        <w:p w:rsidR="0047684B" w:rsidRDefault="0047684B" w:rsidP="0047684B">
          <w:pPr>
            <w:pStyle w:val="2CBAF313C6BE4623BD0450DB51409B3D5"/>
          </w:pPr>
          <w:r w:rsidRPr="000054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2C241DDB3845FC94D3A093F63C7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49B6-17D9-4033-9734-ED577ADCE2F4}"/>
      </w:docPartPr>
      <w:docPartBody>
        <w:p w:rsidR="0047684B" w:rsidRDefault="0047684B" w:rsidP="0047684B">
          <w:pPr>
            <w:pStyle w:val="BD2C241DDB3845FC94D3A093F63C7DE45"/>
          </w:pPr>
          <w:r w:rsidRPr="000054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EC6A639BB94C3A8394F5D932636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44B42-2774-4974-ABD7-A0C6A003B2E1}"/>
      </w:docPartPr>
      <w:docPartBody>
        <w:p w:rsidR="0047684B" w:rsidRDefault="0047684B" w:rsidP="0047684B">
          <w:pPr>
            <w:pStyle w:val="5BEC6A639BB94C3A8394F5D932636BD46"/>
          </w:pPr>
          <w:r w:rsidRPr="000054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DAC2893AFA40C086FE6CABAAF1C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C2751-90C0-4B5F-AEA1-7AED21CE3159}"/>
      </w:docPartPr>
      <w:docPartBody>
        <w:p w:rsidR="0047684B" w:rsidRDefault="0047684B" w:rsidP="0047684B">
          <w:pPr>
            <w:pStyle w:val="80DAC2893AFA40C086FE6CABAAF1CF506"/>
          </w:pPr>
          <w:r w:rsidRPr="000054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747D1-4A3F-498B-9E33-564D16C6D17D}"/>
      </w:docPartPr>
      <w:docPartBody>
        <w:p w:rsidR="005D6006" w:rsidRDefault="0047684B">
          <w:r w:rsidRPr="000C43C3">
            <w:rPr>
              <w:rStyle w:val="PlaceholderText"/>
            </w:rPr>
            <w:t>Choose an item.</w:t>
          </w:r>
        </w:p>
      </w:docPartBody>
    </w:docPart>
    <w:docPart>
      <w:docPartPr>
        <w:name w:val="10EB2CC6321D4A75BEC80E3B19C6DF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813521-ED00-498F-A549-B2C74E45F788}"/>
      </w:docPartPr>
      <w:docPartBody>
        <w:p w:rsidR="005D6006" w:rsidRDefault="0047684B" w:rsidP="0047684B">
          <w:pPr>
            <w:pStyle w:val="10EB2CC6321D4A75BEC80E3B19C6DF844"/>
          </w:pPr>
          <w:r w:rsidRPr="000C43C3">
            <w:rPr>
              <w:rStyle w:val="PlaceholderText"/>
            </w:rPr>
            <w:t>Choose an item.</w:t>
          </w:r>
        </w:p>
      </w:docPartBody>
    </w:docPart>
    <w:docPart>
      <w:docPartPr>
        <w:name w:val="513D4CC9478F42A2B1CF04BCE0233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5F2414-2FCB-4253-B106-5A0856114242}"/>
      </w:docPartPr>
      <w:docPartBody>
        <w:p w:rsidR="005D6006" w:rsidRDefault="0047684B" w:rsidP="0047684B">
          <w:pPr>
            <w:pStyle w:val="513D4CC9478F42A2B1CF04BCE02339AA2"/>
          </w:pPr>
          <w:r w:rsidRPr="000C43C3">
            <w:rPr>
              <w:rStyle w:val="PlaceholderText"/>
            </w:rPr>
            <w:t>Choose an item.</w:t>
          </w:r>
        </w:p>
      </w:docPartBody>
    </w:docPart>
    <w:docPart>
      <w:docPartPr>
        <w:name w:val="D516AE98A78F4E39B9C0368D9F945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1E2A3-E51F-4701-B1C9-8205EDB1D79A}"/>
      </w:docPartPr>
      <w:docPartBody>
        <w:p w:rsidR="005D6006" w:rsidRDefault="0047684B" w:rsidP="0047684B">
          <w:pPr>
            <w:pStyle w:val="D516AE98A78F4E39B9C0368D9F945D6A"/>
          </w:pPr>
          <w:r w:rsidRPr="000054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E5C10F484D47FAB3670A198E8D6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3A604-7193-4D61-AF38-9242079861A2}"/>
      </w:docPartPr>
      <w:docPartBody>
        <w:p w:rsidR="005D6006" w:rsidRDefault="0047684B" w:rsidP="0047684B">
          <w:pPr>
            <w:pStyle w:val="CFE5C10F484D47FAB3670A198E8D6400"/>
          </w:pPr>
          <w:r w:rsidRPr="000054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D398097440493E8CB81555DF1ACE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3D57E-91B9-425F-A251-C08BC675BC56}"/>
      </w:docPartPr>
      <w:docPartBody>
        <w:p w:rsidR="005D6006" w:rsidRDefault="0047684B" w:rsidP="0047684B">
          <w:pPr>
            <w:pStyle w:val="E3D398097440493E8CB81555DF1ACEBB"/>
          </w:pPr>
          <w:r w:rsidRPr="000054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87B222541046AA8E612B8BE0274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4B197-A52C-444D-A12B-8B52CD62E9B2}"/>
      </w:docPartPr>
      <w:docPartBody>
        <w:p w:rsidR="00A66EEA" w:rsidRDefault="0047684B">
          <w:pPr>
            <w:pStyle w:val="8A87B222541046AA8E612B8BE027448C"/>
          </w:pPr>
          <w:r w:rsidRPr="0000548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2B"/>
    <w:rsid w:val="000520A2"/>
    <w:rsid w:val="00085F39"/>
    <w:rsid w:val="001022C8"/>
    <w:rsid w:val="00111F8B"/>
    <w:rsid w:val="00127160"/>
    <w:rsid w:val="001275FF"/>
    <w:rsid w:val="00130829"/>
    <w:rsid w:val="0013752B"/>
    <w:rsid w:val="00197A14"/>
    <w:rsid w:val="002B344F"/>
    <w:rsid w:val="002D4506"/>
    <w:rsid w:val="003316DA"/>
    <w:rsid w:val="00331D33"/>
    <w:rsid w:val="003A153C"/>
    <w:rsid w:val="0047684B"/>
    <w:rsid w:val="004F5E4C"/>
    <w:rsid w:val="005767F8"/>
    <w:rsid w:val="005A7204"/>
    <w:rsid w:val="005D6006"/>
    <w:rsid w:val="005F60A5"/>
    <w:rsid w:val="00650F35"/>
    <w:rsid w:val="00673451"/>
    <w:rsid w:val="006C00B9"/>
    <w:rsid w:val="007617B7"/>
    <w:rsid w:val="0077033E"/>
    <w:rsid w:val="008E416B"/>
    <w:rsid w:val="009961E8"/>
    <w:rsid w:val="00A405AA"/>
    <w:rsid w:val="00A66EEA"/>
    <w:rsid w:val="00AE0147"/>
    <w:rsid w:val="00BC4948"/>
    <w:rsid w:val="00C01822"/>
    <w:rsid w:val="00C74DA4"/>
    <w:rsid w:val="00D005C8"/>
    <w:rsid w:val="00D357A8"/>
    <w:rsid w:val="00D53E03"/>
    <w:rsid w:val="00D67099"/>
    <w:rsid w:val="00D670B6"/>
    <w:rsid w:val="00DD6866"/>
    <w:rsid w:val="00E56D71"/>
    <w:rsid w:val="00E62456"/>
    <w:rsid w:val="00EF5DB4"/>
    <w:rsid w:val="00F01990"/>
    <w:rsid w:val="00F06A21"/>
    <w:rsid w:val="00F6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684B"/>
    <w:rPr>
      <w:color w:val="808080"/>
    </w:rPr>
  </w:style>
  <w:style w:type="paragraph" w:customStyle="1" w:styleId="10EB2CC6321D4A75BEC80E3B19C6DF844">
    <w:name w:val="10EB2CC6321D4A75BEC80E3B19C6DF844"/>
    <w:rsid w:val="0047684B"/>
    <w:rPr>
      <w:rFonts w:eastAsiaTheme="minorHAnsi"/>
      <w:lang w:val="en-US" w:eastAsia="en-US"/>
    </w:rPr>
  </w:style>
  <w:style w:type="paragraph" w:customStyle="1" w:styleId="DB21B5F3FE404C45BF84355CA33EBEF05">
    <w:name w:val="DB21B5F3FE404C45BF84355CA33EBEF05"/>
    <w:rsid w:val="0047684B"/>
    <w:rPr>
      <w:rFonts w:eastAsiaTheme="minorHAnsi"/>
      <w:lang w:val="en-US" w:eastAsia="en-US"/>
    </w:rPr>
  </w:style>
  <w:style w:type="paragraph" w:customStyle="1" w:styleId="8BCCDCAE187648AC995E189FA20555095">
    <w:name w:val="8BCCDCAE187648AC995E189FA20555095"/>
    <w:rsid w:val="0047684B"/>
    <w:rPr>
      <w:rFonts w:eastAsiaTheme="minorHAnsi"/>
      <w:lang w:val="en-US" w:eastAsia="en-US"/>
    </w:rPr>
  </w:style>
  <w:style w:type="paragraph" w:customStyle="1" w:styleId="948E99EE915D449EAC0B5A09F0AE382B5">
    <w:name w:val="948E99EE915D449EAC0B5A09F0AE382B5"/>
    <w:rsid w:val="0047684B"/>
    <w:rPr>
      <w:rFonts w:eastAsiaTheme="minorHAnsi"/>
      <w:lang w:val="en-US" w:eastAsia="en-US"/>
    </w:rPr>
  </w:style>
  <w:style w:type="paragraph" w:customStyle="1" w:styleId="46E19659F89C40A3A4D3163EAC3A9CFF5">
    <w:name w:val="46E19659F89C40A3A4D3163EAC3A9CFF5"/>
    <w:rsid w:val="0047684B"/>
    <w:rPr>
      <w:rFonts w:eastAsiaTheme="minorHAnsi"/>
      <w:lang w:val="en-US" w:eastAsia="en-US"/>
    </w:rPr>
  </w:style>
  <w:style w:type="paragraph" w:customStyle="1" w:styleId="F6FC7DD174DD4CFF88008E6C3362D48E5">
    <w:name w:val="F6FC7DD174DD4CFF88008E6C3362D48E5"/>
    <w:rsid w:val="0047684B"/>
    <w:rPr>
      <w:rFonts w:eastAsiaTheme="minorHAnsi"/>
      <w:lang w:val="en-US" w:eastAsia="en-US"/>
    </w:rPr>
  </w:style>
  <w:style w:type="paragraph" w:customStyle="1" w:styleId="513D4CC9478F42A2B1CF04BCE02339AA2">
    <w:name w:val="513D4CC9478F42A2B1CF04BCE02339AA2"/>
    <w:rsid w:val="0047684B"/>
    <w:rPr>
      <w:rFonts w:eastAsiaTheme="minorHAnsi"/>
      <w:lang w:val="en-US" w:eastAsia="en-US"/>
    </w:rPr>
  </w:style>
  <w:style w:type="paragraph" w:customStyle="1" w:styleId="6F4C292D5E814DD8A666D017F39CA5725">
    <w:name w:val="6F4C292D5E814DD8A666D017F39CA5725"/>
    <w:rsid w:val="0047684B"/>
    <w:rPr>
      <w:rFonts w:eastAsiaTheme="minorHAnsi"/>
      <w:lang w:val="en-US" w:eastAsia="en-US"/>
    </w:rPr>
  </w:style>
  <w:style w:type="paragraph" w:customStyle="1" w:styleId="5BEC6A639BB94C3A8394F5D932636BD46">
    <w:name w:val="5BEC6A639BB94C3A8394F5D932636BD46"/>
    <w:rsid w:val="0047684B"/>
    <w:rPr>
      <w:rFonts w:eastAsiaTheme="minorHAnsi"/>
      <w:lang w:val="en-US" w:eastAsia="en-US"/>
    </w:rPr>
  </w:style>
  <w:style w:type="paragraph" w:customStyle="1" w:styleId="80DAC2893AFA40C086FE6CABAAF1CF506">
    <w:name w:val="80DAC2893AFA40C086FE6CABAAF1CF506"/>
    <w:rsid w:val="0047684B"/>
    <w:rPr>
      <w:rFonts w:eastAsiaTheme="minorHAnsi"/>
      <w:lang w:val="en-US" w:eastAsia="en-US"/>
    </w:rPr>
  </w:style>
  <w:style w:type="paragraph" w:customStyle="1" w:styleId="CE3D128F70674D1BA217CE3AB4E180A25">
    <w:name w:val="CE3D128F70674D1BA217CE3AB4E180A25"/>
    <w:rsid w:val="0047684B"/>
    <w:rPr>
      <w:rFonts w:eastAsiaTheme="minorHAnsi"/>
      <w:lang w:val="en-US" w:eastAsia="en-US"/>
    </w:rPr>
  </w:style>
  <w:style w:type="paragraph" w:customStyle="1" w:styleId="AA96D8D460384F1F85FBE74DC7FF03615">
    <w:name w:val="AA96D8D460384F1F85FBE74DC7FF03615"/>
    <w:rsid w:val="0047684B"/>
    <w:rPr>
      <w:rFonts w:eastAsiaTheme="minorHAnsi"/>
      <w:lang w:val="en-US" w:eastAsia="en-US"/>
    </w:rPr>
  </w:style>
  <w:style w:type="paragraph" w:customStyle="1" w:styleId="772A9546B6514327942936EEA444BB085">
    <w:name w:val="772A9546B6514327942936EEA444BB085"/>
    <w:rsid w:val="0047684B"/>
    <w:rPr>
      <w:rFonts w:eastAsiaTheme="minorHAnsi"/>
      <w:lang w:val="en-US" w:eastAsia="en-US"/>
    </w:rPr>
  </w:style>
  <w:style w:type="paragraph" w:customStyle="1" w:styleId="2CBAF313C6BE4623BD0450DB51409B3D5">
    <w:name w:val="2CBAF313C6BE4623BD0450DB51409B3D5"/>
    <w:rsid w:val="0047684B"/>
    <w:rPr>
      <w:rFonts w:eastAsiaTheme="minorHAnsi"/>
      <w:lang w:val="en-US" w:eastAsia="en-US"/>
    </w:rPr>
  </w:style>
  <w:style w:type="paragraph" w:customStyle="1" w:styleId="BD2C241DDB3845FC94D3A093F63C7DE45">
    <w:name w:val="BD2C241DDB3845FC94D3A093F63C7DE45"/>
    <w:rsid w:val="0047684B"/>
    <w:rPr>
      <w:rFonts w:eastAsiaTheme="minorHAnsi"/>
      <w:lang w:val="en-US" w:eastAsia="en-US"/>
    </w:rPr>
  </w:style>
  <w:style w:type="paragraph" w:customStyle="1" w:styleId="D516AE98A78F4E39B9C0368D9F945D6A">
    <w:name w:val="D516AE98A78F4E39B9C0368D9F945D6A"/>
    <w:rsid w:val="0047684B"/>
    <w:rPr>
      <w:kern w:val="2"/>
      <w:lang w:eastAsia="en-GB"/>
      <w14:ligatures w14:val="standardContextual"/>
    </w:rPr>
  </w:style>
  <w:style w:type="paragraph" w:customStyle="1" w:styleId="CFE5C10F484D47FAB3670A198E8D6400">
    <w:name w:val="CFE5C10F484D47FAB3670A198E8D6400"/>
    <w:rsid w:val="0047684B"/>
    <w:rPr>
      <w:kern w:val="2"/>
      <w:lang w:eastAsia="en-GB"/>
      <w14:ligatures w14:val="standardContextual"/>
    </w:rPr>
  </w:style>
  <w:style w:type="paragraph" w:customStyle="1" w:styleId="E3D398097440493E8CB81555DF1ACEBB">
    <w:name w:val="E3D398097440493E8CB81555DF1ACEBB"/>
    <w:rsid w:val="0047684B"/>
    <w:rPr>
      <w:kern w:val="2"/>
      <w:lang w:eastAsia="en-GB"/>
      <w14:ligatures w14:val="standardContextual"/>
    </w:rPr>
  </w:style>
  <w:style w:type="paragraph" w:customStyle="1" w:styleId="8A87B222541046AA8E612B8BE027448C">
    <w:name w:val="8A87B222541046AA8E612B8BE027448C"/>
    <w:pPr>
      <w:spacing w:line="278" w:lineRule="auto"/>
    </w:pPr>
    <w:rPr>
      <w:kern w:val="2"/>
      <w:sz w:val="24"/>
      <w:szCs w:val="24"/>
      <w:lang w:eastAsia="en-GB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164dda-3779-4169-b957-e287451f6523" xsi:nil="true"/>
    <Visibility xmlns="6a164dda-3779-4169-b957-e287451f6523">Internal</Visibility>
    <lcf76f155ced4ddcb4097134ff3c332f xmlns="bfdb6ce3-33e0-425e-a1cd-4739f5e3eee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3AF8FBB2E8AB4180AA3FA226E84737" ma:contentTypeVersion="14" ma:contentTypeDescription="Create a new document." ma:contentTypeScope="" ma:versionID="4f3c7036aab6edfde66ebf0d46d380cc">
  <xsd:schema xmlns:xsd="http://www.w3.org/2001/XMLSchema" xmlns:xs="http://www.w3.org/2001/XMLSchema" xmlns:p="http://schemas.microsoft.com/office/2006/metadata/properties" xmlns:ns2="6a164dda-3779-4169-b957-e287451f6523" xmlns:ns3="bfdb6ce3-33e0-425e-a1cd-4739f5e3eee7" targetNamespace="http://schemas.microsoft.com/office/2006/metadata/properties" ma:root="true" ma:fieldsID="7a541ef13908d0916dbd9539f1a5a5ce" ns2:_="" ns3:_="">
    <xsd:import namespace="6a164dda-3779-4169-b957-e287451f6523"/>
    <xsd:import namespace="bfdb6ce3-33e0-425e-a1cd-4739f5e3eee7"/>
    <xsd:element name="properties">
      <xsd:complexType>
        <xsd:sequence>
          <xsd:element name="documentManagement">
            <xsd:complexType>
              <xsd:all>
                <xsd:element ref="ns2:Visibility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64dda-3779-4169-b957-e287451f6523" elementFormDefault="qualified">
    <xsd:import namespace="http://schemas.microsoft.com/office/2006/documentManagement/types"/>
    <xsd:import namespace="http://schemas.microsoft.com/office/infopath/2007/PartnerControls"/>
    <xsd:element name="Visibility" ma:index="2" nillable="true" ma:displayName="Visibility" ma:default="Internal" ma:description="Items that should be available externally should be marked &lt;strong&gt;External&lt;/strong&gt;" ma:format="RadioButtons" ma:internalName="Visibility">
      <xsd:simpleType>
        <xsd:restriction base="dms:Choice">
          <xsd:enumeration value="Internal"/>
          <xsd:enumeration value="External"/>
        </xsd:restriction>
      </xsd:simpleType>
    </xsd:element>
    <xsd:element name="TaxCatchAll" ma:index="18" nillable="true" ma:displayName="Taxonomy Catch All Column" ma:hidden="true" ma:list="{39968111-218d-44fc-b6fd-42f945da1eb0}" ma:internalName="TaxCatchAll" ma:showField="CatchAllData" ma:web="ff756406-43c3-435f-9b98-c409eefb68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b6ce3-33e0-425e-a1cd-4739f5e3ee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207403b-203c-4ed3-95cd-88a8521891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8207403b-203c-4ed3-95cd-88a852189123" ContentTypeId="0x01" PreviousValue="false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464B2C-884B-4DEB-A8D1-499B4ECB2CE1}">
  <ds:schemaRefs>
    <ds:schemaRef ds:uri="http://schemas.microsoft.com/office/2006/metadata/properties"/>
    <ds:schemaRef ds:uri="http://schemas.microsoft.com/office/infopath/2007/PartnerControls"/>
    <ds:schemaRef ds:uri="6a164dda-3779-4169-b957-e287451f6523"/>
    <ds:schemaRef ds:uri="bfdb6ce3-33e0-425e-a1cd-4739f5e3eee7"/>
  </ds:schemaRefs>
</ds:datastoreItem>
</file>

<file path=customXml/itemProps2.xml><?xml version="1.0" encoding="utf-8"?>
<ds:datastoreItem xmlns:ds="http://schemas.openxmlformats.org/officeDocument/2006/customXml" ds:itemID="{A3557001-DC6D-47A6-8A0B-602E8738B6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164dda-3779-4169-b957-e287451f6523"/>
    <ds:schemaRef ds:uri="bfdb6ce3-33e0-425e-a1cd-4739f5e3ee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52E87D-C3A3-458F-8C01-F0A6F92D6F39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E2CC9DCD-45C5-434B-96B2-90E371C1ABA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658B3AE-1558-4BBE-A635-C11E88F273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851</Words>
  <Characters>4856</Characters>
  <Application>Microsoft Office Word</Application>
  <DocSecurity>2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Links>
    <vt:vector size="60" baseType="variant">
      <vt:variant>
        <vt:i4>2097243</vt:i4>
      </vt:variant>
      <vt:variant>
        <vt:i4>27</vt:i4>
      </vt:variant>
      <vt:variant>
        <vt:i4>0</vt:i4>
      </vt:variant>
      <vt:variant>
        <vt:i4>5</vt:i4>
      </vt:variant>
      <vt:variant>
        <vt:lpwstr>https://www.lshtm.ac.uk/sites/default/files/code_of_practice_on_free_speech.pdf</vt:lpwstr>
      </vt:variant>
      <vt:variant>
        <vt:lpwstr/>
      </vt:variant>
      <vt:variant>
        <vt:i4>524288</vt:i4>
      </vt:variant>
      <vt:variant>
        <vt:i4>24</vt:i4>
      </vt:variant>
      <vt:variant>
        <vt:i4>0</vt:i4>
      </vt:variant>
      <vt:variant>
        <vt:i4>5</vt:i4>
      </vt:variant>
      <vt:variant>
        <vt:lpwstr>https://lshtm.sharepoint.com/sites/intranet-communications-and-engagement/SitePages/Event-toolkit-and-templates.aspx</vt:lpwstr>
      </vt:variant>
      <vt:variant>
        <vt:lpwstr/>
      </vt:variant>
      <vt:variant>
        <vt:i4>524288</vt:i4>
      </vt:variant>
      <vt:variant>
        <vt:i4>21</vt:i4>
      </vt:variant>
      <vt:variant>
        <vt:i4>0</vt:i4>
      </vt:variant>
      <vt:variant>
        <vt:i4>5</vt:i4>
      </vt:variant>
      <vt:variant>
        <vt:lpwstr>https://lshtm.sharepoint.com/sites/intranet-communications-and-engagement/SitePages/Event-toolkit-and-templates.aspx</vt:lpwstr>
      </vt:variant>
      <vt:variant>
        <vt:lpwstr/>
      </vt:variant>
      <vt:variant>
        <vt:i4>1769539</vt:i4>
      </vt:variant>
      <vt:variant>
        <vt:i4>18</vt:i4>
      </vt:variant>
      <vt:variant>
        <vt:i4>0</vt:i4>
      </vt:variant>
      <vt:variant>
        <vt:i4>5</vt:i4>
      </vt:variant>
      <vt:variant>
        <vt:lpwstr>http://bit.ly/captioningguide</vt:lpwstr>
      </vt:variant>
      <vt:variant>
        <vt:lpwstr/>
      </vt:variant>
      <vt:variant>
        <vt:i4>6684735</vt:i4>
      </vt:variant>
      <vt:variant>
        <vt:i4>15</vt:i4>
      </vt:variant>
      <vt:variant>
        <vt:i4>0</vt:i4>
      </vt:variant>
      <vt:variant>
        <vt:i4>5</vt:i4>
      </vt:variant>
      <vt:variant>
        <vt:lpwstr>http://bit.ly/panoptostepbystep</vt:lpwstr>
      </vt:variant>
      <vt:variant>
        <vt:lpwstr/>
      </vt:variant>
      <vt:variant>
        <vt:i4>524288</vt:i4>
      </vt:variant>
      <vt:variant>
        <vt:i4>12</vt:i4>
      </vt:variant>
      <vt:variant>
        <vt:i4>0</vt:i4>
      </vt:variant>
      <vt:variant>
        <vt:i4>5</vt:i4>
      </vt:variant>
      <vt:variant>
        <vt:lpwstr>https://lshtm.sharepoint.com/sites/intranet-communications-and-engagement/SitePages/Event-toolkit-and-templates.aspx</vt:lpwstr>
      </vt:variant>
      <vt:variant>
        <vt:lpwstr/>
      </vt:variant>
      <vt:variant>
        <vt:i4>6750245</vt:i4>
      </vt:variant>
      <vt:variant>
        <vt:i4>9</vt:i4>
      </vt:variant>
      <vt:variant>
        <vt:i4>0</vt:i4>
      </vt:variant>
      <vt:variant>
        <vt:i4>5</vt:i4>
      </vt:variant>
      <vt:variant>
        <vt:lpwstr>https://lshtm.sharepoint.com/sites/intranet-communications-and-engagement/SitePages/Editorial-style-guidelines.aspx</vt:lpwstr>
      </vt:variant>
      <vt:variant>
        <vt:lpwstr/>
      </vt:variant>
      <vt:variant>
        <vt:i4>6750245</vt:i4>
      </vt:variant>
      <vt:variant>
        <vt:i4>6</vt:i4>
      </vt:variant>
      <vt:variant>
        <vt:i4>0</vt:i4>
      </vt:variant>
      <vt:variant>
        <vt:i4>5</vt:i4>
      </vt:variant>
      <vt:variant>
        <vt:lpwstr>https://lshtm.sharepoint.com/sites/intranet-communications-and-engagement/SitePages/Editorial-style-guidelines.aspx</vt:lpwstr>
      </vt:variant>
      <vt:variant>
        <vt:lpwstr/>
      </vt:variant>
      <vt:variant>
        <vt:i4>5308508</vt:i4>
      </vt:variant>
      <vt:variant>
        <vt:i4>3</vt:i4>
      </vt:variant>
      <vt:variant>
        <vt:i4>0</vt:i4>
      </vt:variant>
      <vt:variant>
        <vt:i4>5</vt:i4>
      </vt:variant>
      <vt:variant>
        <vt:lpwstr>https://lshtm.topdesk.net/tas/public/ssp/content/serviceflow?unid=1b514b001e8e406e950fad43449794cd&amp;openedFromService=true</vt:lpwstr>
      </vt:variant>
      <vt:variant>
        <vt:lpwstr/>
      </vt:variant>
      <vt:variant>
        <vt:i4>524288</vt:i4>
      </vt:variant>
      <vt:variant>
        <vt:i4>0</vt:i4>
      </vt:variant>
      <vt:variant>
        <vt:i4>0</vt:i4>
      </vt:variant>
      <vt:variant>
        <vt:i4>5</vt:i4>
      </vt:variant>
      <vt:variant>
        <vt:lpwstr>https://lshtm.sharepoint.com/sites/intranet-communications-and-engagement/SitePages/Event-toolkit-and-templates.aspx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Azimah  Said</dc:creator>
  <cp:keywords/>
  <dc:description/>
  <cp:lastModifiedBy>Kath Sherratt</cp:lastModifiedBy>
  <cp:revision>2</cp:revision>
  <dcterms:created xsi:type="dcterms:W3CDTF">2025-11-25T12:46:00Z</dcterms:created>
  <dcterms:modified xsi:type="dcterms:W3CDTF">2025-11-25T12:46:00Z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0x0101007E3AF8FBB2E8AB4180AA3FA226E84737</vt:lpwstr>
  </property>
  <property fmtid="{D5CDD505-2E9C-101B-9397-08002B2CF9AE}" pid="3" name="ComplianceAssetId">
    <vt:lpwstr/>
  </property>
  <property fmtid="{D5CDD505-2E9C-101B-9397-08002B2CF9AE}" pid="4" name="TaxKeyword">
    <vt:lpwstr/>
  </property>
  <property fmtid="{D5CDD505-2E9C-101B-9397-08002B2CF9AE}" pid="5" name="GrammarlyDocumentId">
    <vt:lpwstr>15961144cd79e1b66c1ec5a728f9870e54630ea96a6c23dc1aa573b43ee2eb68</vt:lpwstr>
  </property>
  <property fmtid="{D5CDD505-2E9C-101B-9397-08002B2CF9AE}" pid="6" name="MediaServiceImageTags">
    <vt:lpwstr/>
  </property>
</Properties>
</file>